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77DE5" w14:textId="3FFE4C1E" w:rsidR="006F67B4" w:rsidRPr="00C96AFF" w:rsidRDefault="00776FB9" w:rsidP="009A5ECF">
      <w:pPr>
        <w:pStyle w:val="NoSpacing"/>
        <w:jc w:val="both"/>
        <w:rPr>
          <w:rFonts w:asciiTheme="majorBidi" w:hAnsiTheme="majorBidi" w:cstheme="majorBidi"/>
          <w:sz w:val="22"/>
        </w:rPr>
      </w:pPr>
      <w:r w:rsidRPr="00C96AFF">
        <w:rPr>
          <w:rFonts w:asciiTheme="majorBidi" w:hAnsiTheme="majorBidi" w:cstheme="majorBidi"/>
          <w:noProof/>
        </w:rPr>
        <mc:AlternateContent>
          <mc:Choice Requires="wpg">
            <w:drawing>
              <wp:anchor distT="0" distB="0" distL="114300" distR="114300" simplePos="0" relativeHeight="251658242" behindDoc="1" locked="0" layoutInCell="1" allowOverlap="1" wp14:anchorId="24EE2097" wp14:editId="0F8DB2F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813685" cy="9125585"/>
                <wp:effectExtent l="0" t="0" r="24765" b="15240"/>
                <wp:wrapNone/>
                <wp:docPr id="2" name="Groupe 2"/>
                <wp:cNvGraphicFramePr/>
                <a:graphic xmlns:a="http://schemas.openxmlformats.org/drawingml/2006/main">
                  <a:graphicData uri="http://schemas.microsoft.com/office/word/2010/wordprocessingGroup">
                    <wpg:wgp>
                      <wpg:cNvGrpSpPr/>
                      <wpg:grpSpPr>
                        <a:xfrm>
                          <a:off x="0" y="0"/>
                          <a:ext cx="2813878"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5BD82C1" id="Groupe 2" o:spid="_x0000_s1026" style="position:absolute;margin-left:0;margin-top:0;width:221.55pt;height:718.55pt;z-index:-25165823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ou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D87188">
        <w:rPr>
          <w:rFonts w:cstheme="majorBidi"/>
          <w:noProof/>
        </w:rPr>
        <w:drawing>
          <wp:anchor distT="0" distB="0" distL="114300" distR="114300" simplePos="0" relativeHeight="251658243" behindDoc="0" locked="0" layoutInCell="1" allowOverlap="1" wp14:anchorId="13F5E856" wp14:editId="4A17C78F">
            <wp:simplePos x="0" y="0"/>
            <wp:positionH relativeFrom="margin">
              <wp:posOffset>148656</wp:posOffset>
            </wp:positionH>
            <wp:positionV relativeFrom="paragraph">
              <wp:posOffset>-477976</wp:posOffset>
            </wp:positionV>
            <wp:extent cx="1781578" cy="832513"/>
            <wp:effectExtent l="0" t="0" r="9525" b="5715"/>
            <wp:wrapNone/>
            <wp:docPr id="290178873" name="Image 290178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578" cy="8325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47F732" w14:textId="77777777" w:rsidR="006F67B4" w:rsidRPr="00C96AFF" w:rsidRDefault="006F67B4" w:rsidP="009A5ECF">
      <w:pPr>
        <w:pStyle w:val="NoSpacing"/>
        <w:jc w:val="both"/>
        <w:rPr>
          <w:rFonts w:asciiTheme="majorBidi" w:hAnsiTheme="majorBidi" w:cstheme="majorBidi"/>
          <w:sz w:val="22"/>
        </w:rPr>
      </w:pPr>
    </w:p>
    <w:p w14:paraId="26416A84" w14:textId="4B2AA21B" w:rsidR="006F67B4" w:rsidRPr="00C96AFF" w:rsidRDefault="006F67B4" w:rsidP="009A5ECF">
      <w:pPr>
        <w:pStyle w:val="NoSpacing"/>
        <w:jc w:val="both"/>
        <w:rPr>
          <w:rFonts w:asciiTheme="majorBidi" w:hAnsiTheme="majorBidi" w:cstheme="majorBidi"/>
          <w:sz w:val="22"/>
        </w:rPr>
      </w:pPr>
    </w:p>
    <w:p w14:paraId="04D61B9E" w14:textId="04F4E161" w:rsidR="00470C9E" w:rsidRPr="00C96AFF" w:rsidRDefault="00470C9E" w:rsidP="009A5ECF">
      <w:pPr>
        <w:pStyle w:val="NoSpacing"/>
        <w:jc w:val="both"/>
        <w:rPr>
          <w:rFonts w:asciiTheme="majorBidi" w:hAnsiTheme="majorBidi" w:cstheme="majorBidi"/>
        </w:rPr>
      </w:pPr>
    </w:p>
    <w:p w14:paraId="4CDB655F" w14:textId="7CA10F5D" w:rsidR="004C52A0" w:rsidRPr="00C96AFF" w:rsidRDefault="00745518" w:rsidP="64447798">
      <w:pPr>
        <w:rPr>
          <w:rFonts w:cstheme="majorBidi"/>
        </w:rPr>
      </w:pPr>
      <w:r w:rsidRPr="00C96AFF">
        <w:rPr>
          <w:rFonts w:cstheme="majorBidi"/>
          <w:noProof/>
        </w:rPr>
        <mc:AlternateContent>
          <mc:Choice Requires="wpg">
            <w:drawing>
              <wp:anchor distT="0" distB="0" distL="114300" distR="114300" simplePos="0" relativeHeight="251660296" behindDoc="0" locked="0" layoutInCell="1" allowOverlap="1" wp14:anchorId="1D4DC3E4" wp14:editId="3D38D3A4">
                <wp:simplePos x="0" y="0"/>
                <wp:positionH relativeFrom="page">
                  <wp:posOffset>3051810</wp:posOffset>
                </wp:positionH>
                <wp:positionV relativeFrom="paragraph">
                  <wp:posOffset>4842510</wp:posOffset>
                </wp:positionV>
                <wp:extent cx="1608455" cy="1668145"/>
                <wp:effectExtent l="0" t="0" r="0" b="0"/>
                <wp:wrapNone/>
                <wp:docPr id="1875484754" name="Groupe 1476670822"/>
                <wp:cNvGraphicFramePr/>
                <a:graphic xmlns:a="http://schemas.openxmlformats.org/drawingml/2006/main">
                  <a:graphicData uri="http://schemas.microsoft.com/office/word/2010/wordprocessingGroup">
                    <wpg:wgp>
                      <wpg:cNvGrpSpPr/>
                      <wpg:grpSpPr>
                        <a:xfrm>
                          <a:off x="0" y="0"/>
                          <a:ext cx="1608455" cy="1668145"/>
                          <a:chOff x="0" y="0"/>
                          <a:chExt cx="1608455" cy="1668210"/>
                        </a:xfrm>
                      </wpg:grpSpPr>
                      <pic:pic xmlns:pic="http://schemas.openxmlformats.org/drawingml/2006/picture">
                        <pic:nvPicPr>
                          <pic:cNvPr id="1690878236" name="Image 1" descr="Une image contenant Visage humain, texte, Barbe humaine, personne&#10;&#10;Description générée automatiquemen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4630" y="0"/>
                            <a:ext cx="1590040" cy="1210310"/>
                          </a:xfrm>
                          <a:prstGeom prst="rect">
                            <a:avLst/>
                          </a:prstGeom>
                        </pic:spPr>
                      </pic:pic>
                      <wps:wsp>
                        <wps:cNvPr id="1850407143" name="Zone de texte 1"/>
                        <wps:cNvSpPr txBox="1">
                          <a:spLocks noChangeArrowheads="1"/>
                        </wps:cNvSpPr>
                        <wps:spPr bwMode="auto">
                          <a:xfrm>
                            <a:off x="0" y="1207008"/>
                            <a:ext cx="1608455" cy="461202"/>
                          </a:xfrm>
                          <a:prstGeom prst="rect">
                            <a:avLst/>
                          </a:prstGeom>
                          <a:noFill/>
                          <a:ln w="9525">
                            <a:noFill/>
                            <a:miter lim="800000"/>
                            <a:headEnd/>
                            <a:tailEnd/>
                          </a:ln>
                        </wps:spPr>
                        <wps:txbx>
                          <w:txbxContent>
                            <w:p w14:paraId="0DB03ADF" w14:textId="7BED5136" w:rsidR="00745518" w:rsidRPr="00131CE4" w:rsidRDefault="00745518" w:rsidP="00745518">
                              <w:pPr>
                                <w:spacing w:line="192" w:lineRule="auto"/>
                                <w:ind w:firstLine="0"/>
                                <w:jc w:val="center"/>
                                <w:rPr>
                                  <w:rFonts w:asciiTheme="majorHAnsi" w:hAnsiTheme="majorHAnsi" w:cstheme="majorHAnsi"/>
                                  <w:bCs/>
                                  <w:color w:val="833C0B" w:themeColor="accent2" w:themeShade="80"/>
                                  <w:szCs w:val="22"/>
                                </w:rPr>
                              </w:pPr>
                              <w:r>
                                <w:rPr>
                                  <w:rFonts w:asciiTheme="majorHAnsi" w:hAnsiTheme="majorHAnsi" w:cstheme="majorHAnsi"/>
                                  <w:szCs w:val="22"/>
                                </w:rPr>
                                <w:t>Nathan</w:t>
                              </w:r>
                            </w:p>
                          </w:txbxContent>
                        </wps:txbx>
                        <wps:bodyPr rot="0" vert="horz" wrap="square" lIns="91440" tIns="45720" rIns="91440" bIns="45720" anchor="t" anchorCtr="0">
                          <a:noAutofit/>
                        </wps:bodyPr>
                      </wps:wsp>
                    </wpg:wgp>
                  </a:graphicData>
                </a:graphic>
              </wp:anchor>
            </w:drawing>
          </mc:Choice>
          <mc:Fallback>
            <w:pict>
              <v:group w14:anchorId="1D4DC3E4" id="Groupe 1476670822" o:spid="_x0000_s1026" style="position:absolute;left:0;text-align:left;margin-left:240.3pt;margin-top:381.3pt;width:126.65pt;height:131.35pt;z-index:251660296;mso-position-horizontal-relative:page" coordsize="16084,16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Visage humain, texte, Barbe humaine, personne&#10;&#10;Description générée automatiquement" style="position:absolute;left:146;width:15900;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">
                  <v:imagedata r:id="rId14" o:title="Une image contenant Visage humain, texte, Barbe humaine, personne&#10;&#10;Description générée automatiquement"/>
                </v:shape>
                <v:shapetype id="_x0000_t202" coordsize="21600,21600" o:spt="202" path="m,l,21600r21600,l21600,xe">
                  <v:stroke joinstyle="miter"/>
                  <v:path gradientshapeok="t" o:connecttype="rect"/>
                </v:shapetype>
                <v:shape id="Zone de texte 1" o:spid="_x0000_s1028" type="#_x0000_t202" style="position:absolute;top:12070;width:16084;height:4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" filled="f" stroked="f">
                  <v:textbox>
                    <w:txbxContent>
                      <w:p w14:paraId="0DB03ADF" w14:textId="7BED5136" w:rsidR="00745518" w:rsidRPr="00131CE4" w:rsidRDefault="00745518" w:rsidP="00745518">
                        <w:pPr>
                          <w:spacing w:line="192" w:lineRule="auto"/>
                          <w:ind w:firstLine="0"/>
                          <w:jc w:val="center"/>
                          <w:rPr>
                            <w:rFonts w:asciiTheme="majorHAnsi" w:hAnsiTheme="majorHAnsi" w:cstheme="majorHAnsi"/>
                            <w:bCs/>
                            <w:color w:val="833C0B" w:themeColor="accent2" w:themeShade="80"/>
                            <w:szCs w:val="22"/>
                          </w:rPr>
                        </w:pPr>
                        <w:r>
                          <w:rPr>
                            <w:rFonts w:asciiTheme="majorHAnsi" w:hAnsiTheme="majorHAnsi" w:cstheme="majorHAnsi"/>
                            <w:szCs w:val="22"/>
                          </w:rPr>
                          <w:t>Nathan</w:t>
                        </w:r>
                      </w:p>
                    </w:txbxContent>
                  </v:textbox>
                </v:shape>
                <w10:wrap anchorx="page"/>
              </v:group>
            </w:pict>
          </mc:Fallback>
        </mc:AlternateContent>
      </w:r>
      <w:r w:rsidRPr="00C96AFF">
        <w:rPr>
          <w:rFonts w:cstheme="majorBidi"/>
          <w:noProof/>
        </w:rPr>
        <mc:AlternateContent>
          <mc:Choice Requires="wpg">
            <w:drawing>
              <wp:anchor distT="0" distB="0" distL="114300" distR="114300" simplePos="0" relativeHeight="251658244" behindDoc="0" locked="0" layoutInCell="1" allowOverlap="1" wp14:anchorId="076E5E6B" wp14:editId="619F742D">
                <wp:simplePos x="0" y="0"/>
                <wp:positionH relativeFrom="column">
                  <wp:posOffset>3332480</wp:posOffset>
                </wp:positionH>
                <wp:positionV relativeFrom="paragraph">
                  <wp:posOffset>3192780</wp:posOffset>
                </wp:positionV>
                <wp:extent cx="1608455" cy="1668145"/>
                <wp:effectExtent l="0" t="0" r="0" b="0"/>
                <wp:wrapNone/>
                <wp:docPr id="1476670822" name="Groupe 1476670822"/>
                <wp:cNvGraphicFramePr/>
                <a:graphic xmlns:a="http://schemas.openxmlformats.org/drawingml/2006/main">
                  <a:graphicData uri="http://schemas.microsoft.com/office/word/2010/wordprocessingGroup">
                    <wpg:wgp>
                      <wpg:cNvGrpSpPr/>
                      <wpg:grpSpPr>
                        <a:xfrm>
                          <a:off x="0" y="0"/>
                          <a:ext cx="1608455" cy="1668145"/>
                          <a:chOff x="0" y="0"/>
                          <a:chExt cx="1608455" cy="1668210"/>
                        </a:xfrm>
                      </wpg:grpSpPr>
                      <pic:pic xmlns:pic="http://schemas.openxmlformats.org/drawingml/2006/picture">
                        <pic:nvPicPr>
                          <pic:cNvPr id="497580484" name="Image 1" descr="Une image contenant Visage humain, texte, Barbe humaine, personne&#10;&#10;Description générée automatiquemen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4630" y="0"/>
                            <a:ext cx="1590040" cy="1210310"/>
                          </a:xfrm>
                          <a:prstGeom prst="rect">
                            <a:avLst/>
                          </a:prstGeom>
                        </pic:spPr>
                      </pic:pic>
                      <wps:wsp>
                        <wps:cNvPr id="1507053428" name="Zone de texte 1"/>
                        <wps:cNvSpPr txBox="1">
                          <a:spLocks noChangeArrowheads="1"/>
                        </wps:cNvSpPr>
                        <wps:spPr bwMode="auto">
                          <a:xfrm>
                            <a:off x="0" y="1207008"/>
                            <a:ext cx="1608455" cy="461202"/>
                          </a:xfrm>
                          <a:prstGeom prst="rect">
                            <a:avLst/>
                          </a:prstGeom>
                          <a:noFill/>
                          <a:ln w="9525">
                            <a:noFill/>
                            <a:miter lim="800000"/>
                            <a:headEnd/>
                            <a:tailEnd/>
                          </a:ln>
                        </wps:spPr>
                        <wps:txbx>
                          <w:txbxContent>
                            <w:p w14:paraId="566D5DF4" w14:textId="14013CF6" w:rsidR="00DA1E16" w:rsidRPr="00131CE4" w:rsidRDefault="00745518" w:rsidP="00DA1E16">
                              <w:pPr>
                                <w:spacing w:line="192" w:lineRule="auto"/>
                                <w:ind w:firstLine="0"/>
                                <w:jc w:val="center"/>
                                <w:rPr>
                                  <w:rFonts w:asciiTheme="majorHAnsi" w:hAnsiTheme="majorHAnsi" w:cstheme="majorHAnsi"/>
                                  <w:bCs/>
                                  <w:color w:val="833C0B" w:themeColor="accent2" w:themeShade="80"/>
                                  <w:szCs w:val="22"/>
                                </w:rPr>
                              </w:pPr>
                              <w:r>
                                <w:rPr>
                                  <w:rFonts w:asciiTheme="majorHAnsi" w:hAnsiTheme="majorHAnsi" w:cstheme="majorHAnsi"/>
                                  <w:szCs w:val="22"/>
                                </w:rPr>
                                <w:t>Arthur</w:t>
                              </w:r>
                            </w:p>
                          </w:txbxContent>
                        </wps:txbx>
                        <wps:bodyPr rot="0" vert="horz" wrap="square" lIns="91440" tIns="45720" rIns="91440" bIns="45720" anchor="t" anchorCtr="0">
                          <a:noAutofit/>
                        </wps:bodyPr>
                      </wps:wsp>
                    </wpg:wgp>
                  </a:graphicData>
                </a:graphic>
              </wp:anchor>
            </w:drawing>
          </mc:Choice>
          <mc:Fallback>
            <w:pict>
              <v:group w14:anchorId="076E5E6B" id="_x0000_s1029" style="position:absolute;left:0;text-align:left;margin-left:262.4pt;margin-top:251.4pt;width:126.65pt;height:131.35pt;z-index:251658244" coordsize="16084,16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">
                <v:shape id="Image 1" o:spid="_x0000_s1030" type="#_x0000_t75" alt="Une image contenant Visage humain, texte, Barbe humaine, personne&#10;&#10;Description générée automatiquement" style="position:absolute;left:146;width:15900;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">
                  <v:imagedata r:id="rId14" o:title="Une image contenant Visage humain, texte, Barbe humaine, personne&#10;&#10;Description générée automatiquement"/>
                </v:shape>
                <v:shape id="Zone de texte 1" o:spid="_x0000_s1031" type="#_x0000_t202" style="position:absolute;top:12070;width:16084;height:4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" filled="f" stroked="f">
                  <v:textbox>
                    <w:txbxContent>
                      <w:p w14:paraId="566D5DF4" w14:textId="14013CF6" w:rsidR="00DA1E16" w:rsidRPr="00131CE4" w:rsidRDefault="00745518" w:rsidP="00DA1E16">
                        <w:pPr>
                          <w:spacing w:line="192" w:lineRule="auto"/>
                          <w:ind w:firstLine="0"/>
                          <w:jc w:val="center"/>
                          <w:rPr>
                            <w:rFonts w:asciiTheme="majorHAnsi" w:hAnsiTheme="majorHAnsi" w:cstheme="majorHAnsi"/>
                            <w:bCs/>
                            <w:color w:val="833C0B" w:themeColor="accent2" w:themeShade="80"/>
                            <w:szCs w:val="22"/>
                          </w:rPr>
                        </w:pPr>
                        <w:r>
                          <w:rPr>
                            <w:rFonts w:asciiTheme="majorHAnsi" w:hAnsiTheme="majorHAnsi" w:cstheme="majorHAnsi"/>
                            <w:szCs w:val="22"/>
                          </w:rPr>
                          <w:t>Arthur</w:t>
                        </w:r>
                      </w:p>
                    </w:txbxContent>
                  </v:textbox>
                </v:shape>
              </v:group>
            </w:pict>
          </mc:Fallback>
        </mc:AlternateContent>
      </w:r>
      <w:r w:rsidRPr="00C96AFF">
        <w:rPr>
          <w:rFonts w:cstheme="majorBidi"/>
          <w:noProof/>
        </w:rPr>
        <mc:AlternateContent>
          <mc:Choice Requires="wpg">
            <w:drawing>
              <wp:anchor distT="0" distB="0" distL="114300" distR="114300" simplePos="0" relativeHeight="251658245" behindDoc="0" locked="0" layoutInCell="1" allowOverlap="1" wp14:anchorId="480ACF3E" wp14:editId="18431C40">
                <wp:simplePos x="0" y="0"/>
                <wp:positionH relativeFrom="column">
                  <wp:posOffset>1518285</wp:posOffset>
                </wp:positionH>
                <wp:positionV relativeFrom="paragraph">
                  <wp:posOffset>3181350</wp:posOffset>
                </wp:positionV>
                <wp:extent cx="1608455" cy="1670050"/>
                <wp:effectExtent l="0" t="0" r="0" b="6350"/>
                <wp:wrapNone/>
                <wp:docPr id="147657145" name="Groupe 147657145"/>
                <wp:cNvGraphicFramePr/>
                <a:graphic xmlns:a="http://schemas.openxmlformats.org/drawingml/2006/main">
                  <a:graphicData uri="http://schemas.microsoft.com/office/word/2010/wordprocessingGroup">
                    <wpg:wgp>
                      <wpg:cNvGrpSpPr/>
                      <wpg:grpSpPr>
                        <a:xfrm>
                          <a:off x="0" y="0"/>
                          <a:ext cx="1608455" cy="1670050"/>
                          <a:chOff x="0" y="0"/>
                          <a:chExt cx="1608938" cy="1670382"/>
                        </a:xfrm>
                      </wpg:grpSpPr>
                      <pic:pic xmlns:pic="http://schemas.openxmlformats.org/drawingml/2006/picture">
                        <pic:nvPicPr>
                          <pic:cNvPr id="865316843" name="Image 1" descr="Une image contenant Visage humain, texte, sourire, personn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3001" y="0"/>
                            <a:ext cx="1595755" cy="1208405"/>
                          </a:xfrm>
                          <a:prstGeom prst="rect">
                            <a:avLst/>
                          </a:prstGeom>
                        </pic:spPr>
                      </pic:pic>
                      <wps:wsp>
                        <wps:cNvPr id="1446641495" name="Zone de texte 1"/>
                        <wps:cNvSpPr txBox="1">
                          <a:spLocks noChangeArrowheads="1"/>
                        </wps:cNvSpPr>
                        <wps:spPr bwMode="auto">
                          <a:xfrm>
                            <a:off x="0" y="1209088"/>
                            <a:ext cx="1608938" cy="461294"/>
                          </a:xfrm>
                          <a:prstGeom prst="rect">
                            <a:avLst/>
                          </a:prstGeom>
                          <a:noFill/>
                          <a:ln w="9525">
                            <a:noFill/>
                            <a:miter lim="800000"/>
                            <a:headEnd/>
                            <a:tailEnd/>
                          </a:ln>
                        </wps:spPr>
                        <wps:txbx>
                          <w:txbxContent>
                            <w:p w14:paraId="24CF0F32" w14:textId="20007E38" w:rsidR="006827BB" w:rsidRPr="00131CE4" w:rsidRDefault="00131CE4" w:rsidP="006827BB">
                              <w:pPr>
                                <w:spacing w:line="192" w:lineRule="auto"/>
                                <w:ind w:firstLine="0"/>
                                <w:jc w:val="center"/>
                                <w:rPr>
                                  <w:rFonts w:asciiTheme="majorHAnsi" w:hAnsiTheme="majorHAnsi" w:cstheme="majorHAnsi"/>
                                  <w:bCs/>
                                  <w:color w:val="833C0B" w:themeColor="accent2" w:themeShade="80"/>
                                  <w:szCs w:val="22"/>
                                </w:rPr>
                              </w:pPr>
                              <w:r w:rsidRPr="00131CE4">
                                <w:rPr>
                                  <w:rFonts w:asciiTheme="majorHAnsi" w:hAnsiTheme="majorHAnsi" w:cstheme="majorHAnsi"/>
                                  <w:szCs w:val="22"/>
                                </w:rPr>
                                <w:t>MEHMETI FAÏK</w:t>
                              </w:r>
                            </w:p>
                          </w:txbxContent>
                        </wps:txbx>
                        <wps:bodyPr rot="0" vert="horz" wrap="square" lIns="91440" tIns="45720" rIns="91440" bIns="45720" anchor="t" anchorCtr="0">
                          <a:noAutofit/>
                        </wps:bodyPr>
                      </wps:wsp>
                    </wpg:wgp>
                  </a:graphicData>
                </a:graphic>
              </wp:anchor>
            </w:drawing>
          </mc:Choice>
          <mc:Fallback>
            <w:pict>
              <v:group w14:anchorId="480ACF3E" id="Groupe 147657145" o:spid="_x0000_s1032" style="position:absolute;left:0;text-align:left;margin-left:119.55pt;margin-top:250.5pt;width:126.65pt;height:131.5pt;z-index:251658245" coordsize="16089,16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">
                <v:shape id="Image 1" o:spid="_x0000_s1033" type="#_x0000_t75" alt="Une image contenant Visage humain, texte, sourire, personne&#10;&#10;Description générée automatiquement" style="position:absolute;left:130;width:15957;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">
                  <v:imagedata r:id="rId16" o:title="Une image contenant Visage humain, texte, sourire, personne&#10;&#10;Description générée automatiquement"/>
                </v:shape>
                <v:shape id="Zone de texte 1" o:spid="_x0000_s1034" type="#_x0000_t202" style="position:absolute;top:12090;width:16089;height:4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" filled="f" stroked="f">
                  <v:textbox>
                    <w:txbxContent>
                      <w:p w14:paraId="24CF0F32" w14:textId="20007E38" w:rsidR="006827BB" w:rsidRPr="00131CE4" w:rsidRDefault="00131CE4" w:rsidP="006827BB">
                        <w:pPr>
                          <w:spacing w:line="192" w:lineRule="auto"/>
                          <w:ind w:firstLine="0"/>
                          <w:jc w:val="center"/>
                          <w:rPr>
                            <w:rFonts w:asciiTheme="majorHAnsi" w:hAnsiTheme="majorHAnsi" w:cstheme="majorHAnsi"/>
                            <w:bCs/>
                            <w:color w:val="833C0B" w:themeColor="accent2" w:themeShade="80"/>
                            <w:szCs w:val="22"/>
                          </w:rPr>
                        </w:pPr>
                        <w:r w:rsidRPr="00131CE4">
                          <w:rPr>
                            <w:rFonts w:asciiTheme="majorHAnsi" w:hAnsiTheme="majorHAnsi" w:cstheme="majorHAnsi"/>
                            <w:szCs w:val="22"/>
                          </w:rPr>
                          <w:t>MEHMETI FAÏK</w:t>
                        </w:r>
                      </w:p>
                    </w:txbxContent>
                  </v:textbox>
                </v:shape>
              </v:group>
            </w:pict>
          </mc:Fallback>
        </mc:AlternateContent>
      </w:r>
      <w:r w:rsidRPr="00C96AFF">
        <w:rPr>
          <w:rFonts w:cstheme="majorBidi"/>
          <w:noProof/>
        </w:rPr>
        <mc:AlternateContent>
          <mc:Choice Requires="wpg">
            <w:drawing>
              <wp:anchor distT="0" distB="0" distL="114300" distR="114300" simplePos="0" relativeHeight="251658246" behindDoc="0" locked="0" layoutInCell="1" allowOverlap="1" wp14:anchorId="68271AA0" wp14:editId="63A6FCF5">
                <wp:simplePos x="0" y="0"/>
                <wp:positionH relativeFrom="column">
                  <wp:posOffset>1542415</wp:posOffset>
                </wp:positionH>
                <wp:positionV relativeFrom="paragraph">
                  <wp:posOffset>1485265</wp:posOffset>
                </wp:positionV>
                <wp:extent cx="1610360" cy="1675765"/>
                <wp:effectExtent l="0" t="0" r="8890" b="635"/>
                <wp:wrapNone/>
                <wp:docPr id="23232739" name="Groupe 23232739"/>
                <wp:cNvGraphicFramePr/>
                <a:graphic xmlns:a="http://schemas.openxmlformats.org/drawingml/2006/main">
                  <a:graphicData uri="http://schemas.microsoft.com/office/word/2010/wordprocessingGroup">
                    <wpg:wgp>
                      <wpg:cNvGrpSpPr/>
                      <wpg:grpSpPr>
                        <a:xfrm>
                          <a:off x="0" y="0"/>
                          <a:ext cx="1610360" cy="1675765"/>
                          <a:chOff x="0" y="0"/>
                          <a:chExt cx="1610512" cy="1676014"/>
                        </a:xfrm>
                      </wpg:grpSpPr>
                      <pic:pic xmlns:pic="http://schemas.openxmlformats.org/drawingml/2006/picture">
                        <pic:nvPicPr>
                          <pic:cNvPr id="118308562" name="Image 118308562"/>
                          <pic:cNvPicPr>
                            <a:picLocks noChangeAspect="1"/>
                          </pic:cNvPicPr>
                        </pic:nvPicPr>
                        <pic:blipFill>
                          <a:blip r:embed="rId17" cstate="print">
                            <a:extLst>
                              <a:ext uri="{28A0092B-C50C-407E-A947-70E740481C1C}">
                                <a14:useLocalDpi xmlns:a14="http://schemas.microsoft.com/office/drawing/2010/main" val="0"/>
                              </a:ext>
                            </a:extLst>
                          </a:blip>
                          <a:srcRect l="459" r="459"/>
                          <a:stretch/>
                        </pic:blipFill>
                        <pic:spPr bwMode="auto">
                          <a:xfrm>
                            <a:off x="20472" y="0"/>
                            <a:ext cx="1590040" cy="1209040"/>
                          </a:xfrm>
                          <a:prstGeom prst="rect">
                            <a:avLst/>
                          </a:prstGeom>
                          <a:ln>
                            <a:noFill/>
                          </a:ln>
                          <a:extLst>
                            <a:ext uri="{53640926-AAD7-44D8-BBD7-CCE9431645EC}">
                              <a14:shadowObscured xmlns:a14="http://schemas.microsoft.com/office/drawing/2010/main"/>
                            </a:ext>
                          </a:extLst>
                        </pic:spPr>
                      </pic:pic>
                      <wps:wsp>
                        <wps:cNvPr id="539300477" name="Zone de texte 1"/>
                        <wps:cNvSpPr txBox="1">
                          <a:spLocks noChangeArrowheads="1"/>
                        </wps:cNvSpPr>
                        <wps:spPr bwMode="auto">
                          <a:xfrm>
                            <a:off x="0" y="1214651"/>
                            <a:ext cx="1609090" cy="461363"/>
                          </a:xfrm>
                          <a:prstGeom prst="rect">
                            <a:avLst/>
                          </a:prstGeom>
                          <a:noFill/>
                          <a:ln w="9525">
                            <a:noFill/>
                            <a:miter lim="800000"/>
                            <a:headEnd/>
                            <a:tailEnd/>
                          </a:ln>
                        </wps:spPr>
                        <wps:txbx>
                          <w:txbxContent>
                            <w:p w14:paraId="1EDFAABB" w14:textId="30329008" w:rsidR="00581DFF" w:rsidRPr="00282C71" w:rsidRDefault="00581DFF" w:rsidP="00581DFF">
                              <w:pPr>
                                <w:spacing w:line="192" w:lineRule="auto"/>
                                <w:ind w:firstLine="0"/>
                                <w:jc w:val="center"/>
                                <w:rPr>
                                  <w:rFonts w:asciiTheme="majorHAnsi" w:hAnsiTheme="majorHAnsi" w:cstheme="majorHAnsi"/>
                                  <w:bCs/>
                                  <w:color w:val="833C0B" w:themeColor="accent2" w:themeShade="80"/>
                                  <w:szCs w:val="22"/>
                                </w:rPr>
                              </w:pPr>
                              <w:r>
                                <w:rPr>
                                  <w:rFonts w:asciiTheme="majorHAnsi" w:hAnsiTheme="majorHAnsi" w:cstheme="majorHAnsi"/>
                                  <w:bCs/>
                                  <w:szCs w:val="22"/>
                                </w:rPr>
                                <w:t>MAHMOUD C</w:t>
                              </w:r>
                              <w:r w:rsidR="00DA1E16">
                                <w:rPr>
                                  <w:rFonts w:asciiTheme="majorHAnsi" w:hAnsiTheme="majorHAnsi" w:cstheme="majorHAnsi"/>
                                  <w:bCs/>
                                  <w:szCs w:val="22"/>
                                </w:rPr>
                                <w:t>HARIF</w:t>
                              </w:r>
                            </w:p>
                          </w:txbxContent>
                        </wps:txbx>
                        <wps:bodyPr rot="0" vert="horz" wrap="square" lIns="91440" tIns="45720" rIns="91440" bIns="45720" anchor="t" anchorCtr="0">
                          <a:noAutofit/>
                        </wps:bodyPr>
                      </wps:wsp>
                    </wpg:wgp>
                  </a:graphicData>
                </a:graphic>
              </wp:anchor>
            </w:drawing>
          </mc:Choice>
          <mc:Fallback>
            <w:pict>
              <v:group w14:anchorId="68271AA0" id="Groupe 23232739" o:spid="_x0000_s1035" style="position:absolute;left:0;text-align:left;margin-left:121.45pt;margin-top:116.95pt;width:126.8pt;height:131.95pt;z-index:251658246" coordsize="16105,167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">
                <v:shape id="Image 118308562" o:spid="_x0000_s1036" type="#_x0000_t75" style="position:absolute;left:204;width:15901;height:12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">
                  <v:imagedata r:id="rId18" o:title="" cropleft="301f" cropright="301f"/>
                </v:shape>
                <v:shape id="Zone de texte 1" o:spid="_x0000_s1037" type="#_x0000_t202" style="position:absolute;top:12146;width:16090;height:4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" filled="f" stroked="f">
                  <v:textbox>
                    <w:txbxContent>
                      <w:p w14:paraId="1EDFAABB" w14:textId="30329008" w:rsidR="00581DFF" w:rsidRPr="00282C71" w:rsidRDefault="00581DFF" w:rsidP="00581DFF">
                        <w:pPr>
                          <w:spacing w:line="192" w:lineRule="auto"/>
                          <w:ind w:firstLine="0"/>
                          <w:jc w:val="center"/>
                          <w:rPr>
                            <w:rFonts w:asciiTheme="majorHAnsi" w:hAnsiTheme="majorHAnsi" w:cstheme="majorHAnsi"/>
                            <w:bCs/>
                            <w:color w:val="833C0B" w:themeColor="accent2" w:themeShade="80"/>
                            <w:szCs w:val="22"/>
                          </w:rPr>
                        </w:pPr>
                        <w:r>
                          <w:rPr>
                            <w:rFonts w:asciiTheme="majorHAnsi" w:hAnsiTheme="majorHAnsi" w:cstheme="majorHAnsi"/>
                            <w:bCs/>
                            <w:szCs w:val="22"/>
                          </w:rPr>
                          <w:t>MAHMOUD C</w:t>
                        </w:r>
                        <w:r w:rsidR="00DA1E16">
                          <w:rPr>
                            <w:rFonts w:asciiTheme="majorHAnsi" w:hAnsiTheme="majorHAnsi" w:cstheme="majorHAnsi"/>
                            <w:bCs/>
                            <w:szCs w:val="22"/>
                          </w:rPr>
                          <w:t>HARIF</w:t>
                        </w:r>
                      </w:p>
                    </w:txbxContent>
                  </v:textbox>
                </v:shape>
              </v:group>
            </w:pict>
          </mc:Fallback>
        </mc:AlternateContent>
      </w:r>
      <w:r w:rsidRPr="00C96AFF">
        <w:rPr>
          <w:rFonts w:cstheme="majorBidi"/>
          <w:noProof/>
        </w:rPr>
        <mc:AlternateContent>
          <mc:Choice Requires="wpg">
            <w:drawing>
              <wp:anchor distT="0" distB="0" distL="114300" distR="114300" simplePos="0" relativeHeight="251658247" behindDoc="0" locked="0" layoutInCell="1" allowOverlap="1" wp14:anchorId="346568BC" wp14:editId="5D95E233">
                <wp:simplePos x="0" y="0"/>
                <wp:positionH relativeFrom="column">
                  <wp:posOffset>3358515</wp:posOffset>
                </wp:positionH>
                <wp:positionV relativeFrom="paragraph">
                  <wp:posOffset>1491615</wp:posOffset>
                </wp:positionV>
                <wp:extent cx="1609090" cy="1670685"/>
                <wp:effectExtent l="0" t="0" r="0" b="5715"/>
                <wp:wrapNone/>
                <wp:docPr id="1426300140" name="Groupe 1426300140"/>
                <wp:cNvGraphicFramePr/>
                <a:graphic xmlns:a="http://schemas.openxmlformats.org/drawingml/2006/main">
                  <a:graphicData uri="http://schemas.microsoft.com/office/word/2010/wordprocessingGroup">
                    <wpg:wgp>
                      <wpg:cNvGrpSpPr/>
                      <wpg:grpSpPr>
                        <a:xfrm>
                          <a:off x="0" y="0"/>
                          <a:ext cx="1609090" cy="1670685"/>
                          <a:chOff x="889" y="-28161"/>
                          <a:chExt cx="1609344" cy="1671114"/>
                        </a:xfrm>
                      </wpg:grpSpPr>
                      <wps:wsp>
                        <wps:cNvPr id="217" name="Zone de texte 217"/>
                        <wps:cNvSpPr txBox="1">
                          <a:spLocks noChangeArrowheads="1"/>
                        </wps:cNvSpPr>
                        <wps:spPr bwMode="auto">
                          <a:xfrm>
                            <a:off x="889" y="1181514"/>
                            <a:ext cx="1609344" cy="461439"/>
                          </a:xfrm>
                          <a:prstGeom prst="rect">
                            <a:avLst/>
                          </a:prstGeom>
                          <a:noFill/>
                          <a:ln w="9525">
                            <a:noFill/>
                            <a:miter lim="800000"/>
                            <a:headEnd/>
                            <a:tailEnd/>
                          </a:ln>
                        </wps:spPr>
                        <wps:txbx>
                          <w:txbxContent>
                            <w:p w14:paraId="796649D8" w14:textId="3A2C69F4" w:rsidR="00686D29" w:rsidRPr="00282C71" w:rsidRDefault="00745518" w:rsidP="002346E9">
                              <w:pPr>
                                <w:spacing w:line="192" w:lineRule="auto"/>
                                <w:ind w:firstLine="0"/>
                                <w:jc w:val="center"/>
                                <w:rPr>
                                  <w:rFonts w:asciiTheme="majorHAnsi" w:hAnsiTheme="majorHAnsi" w:cstheme="majorHAnsi"/>
                                  <w:bCs/>
                                  <w:color w:val="833C0B" w:themeColor="accent2" w:themeShade="80"/>
                                  <w:szCs w:val="22"/>
                                </w:rPr>
                              </w:pPr>
                              <w:r>
                                <w:rPr>
                                  <w:rFonts w:asciiTheme="majorHAnsi" w:hAnsiTheme="majorHAnsi" w:cstheme="majorHAnsi"/>
                                  <w:bCs/>
                                  <w:szCs w:val="22"/>
                                </w:rPr>
                                <w:t>Yannick</w:t>
                              </w:r>
                            </w:p>
                          </w:txbxContent>
                        </wps:txbx>
                        <wps:bodyPr rot="0" vert="horz" wrap="square" lIns="91440" tIns="45720" rIns="91440" bIns="45720" anchor="t" anchorCtr="0">
                          <a:noAutofit/>
                        </wps:bodyPr>
                      </wps:wsp>
                      <pic:pic xmlns:pic="http://schemas.openxmlformats.org/drawingml/2006/picture">
                        <pic:nvPicPr>
                          <pic:cNvPr id="750387039" name="Image 750387039" descr="Une image contenant Visage humain, personne, Barbe humaine, homme&#10;&#10;Description générée automatiquement"/>
                          <pic:cNvPicPr>
                            <a:picLocks noChangeAspect="1"/>
                          </pic:cNvPicPr>
                        </pic:nvPicPr>
                        <pic:blipFill rotWithShape="1">
                          <a:blip r:embed="rId19" cstate="print">
                            <a:extLst>
                              <a:ext uri="{28A0092B-C50C-407E-A947-70E740481C1C}">
                                <a14:useLocalDpi xmlns:a14="http://schemas.microsoft.com/office/drawing/2010/main" val="0"/>
                              </a:ext>
                            </a:extLst>
                          </a:blip>
                          <a:srcRect t="23604" b="14647"/>
                          <a:stretch/>
                        </pic:blipFill>
                        <pic:spPr bwMode="auto">
                          <a:xfrm>
                            <a:off x="889" y="-28161"/>
                            <a:ext cx="1608455" cy="120967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46568BC" id="Groupe 1426300140" o:spid="_x0000_s1038" style="position:absolute;left:0;text-align:left;margin-left:264.45pt;margin-top:117.45pt;width:126.7pt;height:131.55pt;z-index:251658247;mso-height-relative:margin" coordorigin="8,-281" coordsize="16093,167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">
                <v:shape id="Zone de texte 217" o:spid="_x0000_s1039" type="#_x0000_t202" style="position:absolute;left:8;top:11815;width:16094;height:4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96649D8" w14:textId="3A2C69F4" w:rsidR="00686D29" w:rsidRPr="00282C71" w:rsidRDefault="00745518" w:rsidP="002346E9">
                        <w:pPr>
                          <w:spacing w:line="192" w:lineRule="auto"/>
                          <w:ind w:firstLine="0"/>
                          <w:jc w:val="center"/>
                          <w:rPr>
                            <w:rFonts w:asciiTheme="majorHAnsi" w:hAnsiTheme="majorHAnsi" w:cstheme="majorHAnsi"/>
                            <w:bCs/>
                            <w:color w:val="833C0B" w:themeColor="accent2" w:themeShade="80"/>
                            <w:szCs w:val="22"/>
                          </w:rPr>
                        </w:pPr>
                        <w:r>
                          <w:rPr>
                            <w:rFonts w:asciiTheme="majorHAnsi" w:hAnsiTheme="majorHAnsi" w:cstheme="majorHAnsi"/>
                            <w:bCs/>
                            <w:szCs w:val="22"/>
                          </w:rPr>
                          <w:t>Yannick</w:t>
                        </w:r>
                      </w:p>
                    </w:txbxContent>
                  </v:textbox>
                </v:shape>
                <v:shape id="Image 750387039" o:spid="_x0000_s1040" type="#_x0000_t75" alt="Une image contenant Visage humain, personne, Barbe humaine, homme&#10;&#10;Description générée automatiquement" style="position:absolute;left:8;top:-281;width:16085;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">
                  <v:imagedata r:id="rId20" o:title="Une image contenant Visage humain, personne, Barbe humaine, homme&#10;&#10;Description générée automatiquement" croptop="15469f" cropbottom="9599f"/>
                </v:shape>
              </v:group>
            </w:pict>
          </mc:Fallback>
        </mc:AlternateContent>
      </w:r>
      <w:r w:rsidRPr="00C96AFF">
        <w:rPr>
          <w:rFonts w:cstheme="majorBidi"/>
          <w:noProof/>
        </w:rPr>
        <mc:AlternateContent>
          <mc:Choice Requires="wps">
            <w:drawing>
              <wp:anchor distT="45720" distB="45720" distL="114300" distR="114300" simplePos="0" relativeHeight="251658241" behindDoc="0" locked="0" layoutInCell="1" allowOverlap="1" wp14:anchorId="0859CB1B" wp14:editId="61FA995E">
                <wp:simplePos x="0" y="0"/>
                <wp:positionH relativeFrom="page">
                  <wp:posOffset>2257425</wp:posOffset>
                </wp:positionH>
                <wp:positionV relativeFrom="paragraph">
                  <wp:posOffset>80010</wp:posOffset>
                </wp:positionV>
                <wp:extent cx="3352800" cy="1404620"/>
                <wp:effectExtent l="0" t="0" r="0" b="2540"/>
                <wp:wrapSquare wrapText="bothSides"/>
                <wp:docPr id="1431482312" name="Zone de texte 1431482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noFill/>
                        <a:ln w="9525">
                          <a:noFill/>
                          <a:miter lim="800000"/>
                          <a:headEnd/>
                          <a:tailEnd/>
                        </a:ln>
                      </wps:spPr>
                      <wps:txbx>
                        <w:txbxContent>
                          <w:p w14:paraId="4C072E73" w14:textId="5CBDAB7B" w:rsidR="00F12CE3" w:rsidRDefault="00745518" w:rsidP="00CA5469">
                            <w:pPr>
                              <w:ind w:firstLine="0"/>
                              <w:jc w:val="center"/>
                              <w:rPr>
                                <w:rFonts w:cstheme="majorBidi"/>
                                <w:sz w:val="48"/>
                                <w:szCs w:val="44"/>
                              </w:rPr>
                            </w:pPr>
                            <w:r>
                              <w:rPr>
                                <w:rFonts w:cstheme="majorBidi"/>
                                <w:sz w:val="48"/>
                                <w:szCs w:val="44"/>
                              </w:rPr>
                              <w:t>Système automatisée</w:t>
                            </w:r>
                          </w:p>
                          <w:p w14:paraId="6F37E46C" w14:textId="6EDBB3CC" w:rsidR="00CA5469" w:rsidRPr="00A91DC4" w:rsidRDefault="00745518" w:rsidP="00CA5469">
                            <w:pPr>
                              <w:ind w:firstLine="0"/>
                              <w:jc w:val="center"/>
                              <w:rPr>
                                <w:rFonts w:cstheme="majorBidi"/>
                                <w:color w:val="000000" w:themeColor="text1"/>
                                <w:sz w:val="4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ajorBidi"/>
                                <w:sz w:val="48"/>
                                <w:szCs w:val="44"/>
                              </w:rPr>
                              <w:t>Livrable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59CB1B" id="Zone de texte 1431482312" o:spid="_x0000_s1041" type="#_x0000_t202" style="position:absolute;left:0;text-align:left;margin-left:177.75pt;margin-top:6.3pt;width:264pt;height:110.6pt;z-index:251658241;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" filled="f" stroked="f">
                <v:textbox style="mso-fit-shape-to-text:t">
                  <w:txbxContent>
                    <w:p w14:paraId="4C072E73" w14:textId="5CBDAB7B" w:rsidR="00F12CE3" w:rsidRDefault="00745518" w:rsidP="00CA5469">
                      <w:pPr>
                        <w:ind w:firstLine="0"/>
                        <w:jc w:val="center"/>
                        <w:rPr>
                          <w:rFonts w:cstheme="majorBidi"/>
                          <w:sz w:val="48"/>
                          <w:szCs w:val="44"/>
                        </w:rPr>
                      </w:pPr>
                      <w:r>
                        <w:rPr>
                          <w:rFonts w:cstheme="majorBidi"/>
                          <w:sz w:val="48"/>
                          <w:szCs w:val="44"/>
                        </w:rPr>
                        <w:t>Système automatisée</w:t>
                      </w:r>
                    </w:p>
                    <w:p w14:paraId="6F37E46C" w14:textId="6EDBB3CC" w:rsidR="00CA5469" w:rsidRPr="00A91DC4" w:rsidRDefault="00745518" w:rsidP="00CA5469">
                      <w:pPr>
                        <w:ind w:firstLine="0"/>
                        <w:jc w:val="center"/>
                        <w:rPr>
                          <w:rFonts w:cstheme="majorBidi"/>
                          <w:color w:val="000000" w:themeColor="text1"/>
                          <w:sz w:val="4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ajorBidi"/>
                          <w:sz w:val="48"/>
                          <w:szCs w:val="44"/>
                        </w:rPr>
                        <w:t>Livrable final</w:t>
                      </w:r>
                    </w:p>
                  </w:txbxContent>
                </v:textbox>
                <w10:wrap type="square" anchorx="page"/>
              </v:shape>
            </w:pict>
          </mc:Fallback>
        </mc:AlternateContent>
      </w:r>
      <w:r w:rsidR="00A10D97" w:rsidRPr="00C96AFF">
        <w:rPr>
          <w:rFonts w:cstheme="majorBidi"/>
          <w:noProof/>
        </w:rPr>
        <mc:AlternateContent>
          <mc:Choice Requires="wps">
            <w:drawing>
              <wp:anchor distT="0" distB="0" distL="114300" distR="114300" simplePos="0" relativeHeight="251658240" behindDoc="1" locked="0" layoutInCell="1" allowOverlap="1" wp14:anchorId="37F829E5" wp14:editId="5756C3E3">
                <wp:simplePos x="0" y="0"/>
                <wp:positionH relativeFrom="margin">
                  <wp:posOffset>1114425</wp:posOffset>
                </wp:positionH>
                <wp:positionV relativeFrom="paragraph">
                  <wp:posOffset>7520074</wp:posOffset>
                </wp:positionV>
                <wp:extent cx="5205730" cy="365760"/>
                <wp:effectExtent l="0" t="0" r="13970" b="6985"/>
                <wp:wrapTight wrapText="bothSides">
                  <wp:wrapPolygon edited="0">
                    <wp:start x="0" y="0"/>
                    <wp:lineTo x="0" y="21045"/>
                    <wp:lineTo x="21579" y="21045"/>
                    <wp:lineTo x="21579" y="0"/>
                    <wp:lineTo x="0" y="0"/>
                  </wp:wrapPolygon>
                </wp:wrapTight>
                <wp:docPr id="717213864" name="Zone de texte 717213864"/>
                <wp:cNvGraphicFramePr/>
                <a:graphic xmlns:a="http://schemas.openxmlformats.org/drawingml/2006/main">
                  <a:graphicData uri="http://schemas.microsoft.com/office/word/2010/wordprocessingShape">
                    <wps:wsp>
                      <wps:cNvSpPr txBox="1"/>
                      <wps:spPr>
                        <a:xfrm>
                          <a:off x="0" y="0"/>
                          <a:ext cx="520573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92EA4" w14:textId="0545D266" w:rsidR="00750037" w:rsidRPr="006F67B4" w:rsidRDefault="00000000" w:rsidP="00750037">
                            <w:pPr>
                              <w:pStyle w:val="NoSpacing"/>
                              <w:rPr>
                                <w:rFonts w:asciiTheme="majorBidi" w:hAnsiTheme="majorBidi" w:cstheme="majorBidi"/>
                                <w:color w:val="595959" w:themeColor="text1" w:themeTint="A6"/>
                              </w:rPr>
                            </w:pPr>
                            <w:sdt>
                              <w:sdtPr>
                                <w:rPr>
                                  <w:rFonts w:asciiTheme="majorBidi" w:hAnsiTheme="majorBidi" w:cstheme="majorBidi"/>
                                  <w:caps/>
                                  <w:color w:val="595959" w:themeColor="text1" w:themeTint="A6"/>
                                </w:rPr>
                                <w:alias w:val="Société"/>
                                <w:tag w:val=""/>
                                <w:id w:val="-98260210"/>
                                <w:dataBinding w:prefixMappings="xmlns:ns0='http://schemas.openxmlformats.org/officeDocument/2006/extended-properties' " w:xpath="/ns0:Properties[1]/ns0:Company[1]" w:storeItemID="{6668398D-A668-4E3E-A5EB-62B293D839F1}"/>
                                <w:text/>
                              </w:sdtPr>
                              <w:sdtContent>
                                <w:r w:rsidR="00F47F4F">
                                  <w:rPr>
                                    <w:rFonts w:asciiTheme="majorBidi" w:hAnsiTheme="majorBidi" w:cstheme="majorBidi"/>
                                    <w:caps/>
                                    <w:color w:val="595959" w:themeColor="text1" w:themeTint="A6"/>
                                  </w:rPr>
                                  <w:t>PROJET ANIMUS EXTENDUS</w:t>
                                </w:r>
                              </w:sdtContent>
                            </w:sdt>
                            <w:r w:rsidR="00890106">
                              <w:rPr>
                                <w:rFonts w:asciiTheme="majorBidi" w:hAnsiTheme="majorBidi" w:cstheme="majorBidi"/>
                                <w:caps/>
                                <w:color w:val="595959" w:themeColor="text1" w:themeTint="A6"/>
                              </w:rPr>
                              <w:t xml:space="preserve"> </w:t>
                            </w:r>
                            <w:r w:rsidR="000F5DFF">
                              <w:rPr>
                                <w:rFonts w:asciiTheme="majorBidi" w:hAnsiTheme="majorBidi" w:cstheme="majorBidi"/>
                                <w:caps/>
                                <w:color w:val="595959" w:themeColor="text1" w:themeTint="A6"/>
                              </w:rPr>
                              <w:t xml:space="preserve">                                                                                           06/12/2023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anchor>
            </w:drawing>
          </mc:Choice>
          <mc:Fallback>
            <w:pict>
              <v:shape w14:anchorId="37F829E5" id="Zone de texte 717213864" o:spid="_x0000_s1042" type="#_x0000_t202" style="position:absolute;left:0;text-align:left;margin-left:87.75pt;margin-top:592.15pt;width:409.9pt;height:28.8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" filled="f" stroked="f" strokeweight=".5pt">
                <v:textbox style="mso-fit-shape-to-text:t" inset="0,0,0,0">
                  <w:txbxContent>
                    <w:p w14:paraId="3F192EA4" w14:textId="0545D266" w:rsidR="00750037" w:rsidRPr="006F67B4" w:rsidRDefault="00000000" w:rsidP="00750037">
                      <w:pPr>
                        <w:pStyle w:val="NoSpacing"/>
                        <w:rPr>
                          <w:rFonts w:asciiTheme="majorBidi" w:hAnsiTheme="majorBidi" w:cstheme="majorBidi"/>
                          <w:color w:val="595959" w:themeColor="text1" w:themeTint="A6"/>
                        </w:rPr>
                      </w:pPr>
                      <w:sdt>
                        <w:sdtPr>
                          <w:rPr>
                            <w:rFonts w:asciiTheme="majorBidi" w:hAnsiTheme="majorBidi" w:cstheme="majorBidi"/>
                            <w:caps/>
                            <w:color w:val="595959" w:themeColor="text1" w:themeTint="A6"/>
                          </w:rPr>
                          <w:alias w:val="Société"/>
                          <w:tag w:val=""/>
                          <w:id w:val="-98260210"/>
                          <w:dataBinding w:prefixMappings="xmlns:ns0='http://schemas.openxmlformats.org/officeDocument/2006/extended-properties' " w:xpath="/ns0:Properties[1]/ns0:Company[1]" w:storeItemID="{6668398D-A668-4E3E-A5EB-62B293D839F1}"/>
                          <w:text/>
                        </w:sdtPr>
                        <w:sdtContent>
                          <w:r w:rsidR="00F47F4F">
                            <w:rPr>
                              <w:rFonts w:asciiTheme="majorBidi" w:hAnsiTheme="majorBidi" w:cstheme="majorBidi"/>
                              <w:caps/>
                              <w:color w:val="595959" w:themeColor="text1" w:themeTint="A6"/>
                            </w:rPr>
                            <w:t>PROJET ANIMUS EXTENDUS</w:t>
                          </w:r>
                        </w:sdtContent>
                      </w:sdt>
                      <w:r w:rsidR="00890106">
                        <w:rPr>
                          <w:rFonts w:asciiTheme="majorBidi" w:hAnsiTheme="majorBidi" w:cstheme="majorBidi"/>
                          <w:caps/>
                          <w:color w:val="595959" w:themeColor="text1" w:themeTint="A6"/>
                        </w:rPr>
                        <w:t xml:space="preserve"> </w:t>
                      </w:r>
                      <w:r w:rsidR="000F5DFF">
                        <w:rPr>
                          <w:rFonts w:asciiTheme="majorBidi" w:hAnsiTheme="majorBidi" w:cstheme="majorBidi"/>
                          <w:caps/>
                          <w:color w:val="595959" w:themeColor="text1" w:themeTint="A6"/>
                        </w:rPr>
                        <w:t xml:space="preserve">                                                                                           06/12/2023</w:t>
                      </w:r>
                    </w:p>
                  </w:txbxContent>
                </v:textbox>
                <w10:wrap type="tight" anchorx="margin"/>
              </v:shape>
            </w:pict>
          </mc:Fallback>
        </mc:AlternateContent>
      </w:r>
      <w:r w:rsidR="00AB48F3" w:rsidRPr="00C96AFF">
        <w:rPr>
          <w:rFonts w:cstheme="majorBidi"/>
          <w:noProof/>
        </w:rPr>
        <w:t xml:space="preserve"> </w:t>
      </w:r>
      <w:r w:rsidR="00470C9E" w:rsidRPr="00C96AFF">
        <w:rPr>
          <w:rFonts w:cstheme="majorBidi"/>
        </w:rPr>
        <w:br w:type="page"/>
      </w:r>
    </w:p>
    <w:sdt>
      <w:sdtPr>
        <w:rPr>
          <w:b w:val="0"/>
          <w:caps w:val="0"/>
          <w:color w:val="auto"/>
          <w:spacing w:val="0"/>
          <w:sz w:val="22"/>
          <w:szCs w:val="20"/>
        </w:rPr>
        <w:id w:val="851371841"/>
        <w:docPartObj>
          <w:docPartGallery w:val="Table of Contents"/>
          <w:docPartUnique/>
        </w:docPartObj>
      </w:sdtPr>
      <w:sdtEndPr>
        <w:rPr>
          <w:bCs/>
        </w:rPr>
      </w:sdtEndPr>
      <w:sdtContent>
        <w:p w14:paraId="2F704CC3" w14:textId="3F7F8006" w:rsidR="000C7D1D" w:rsidRPr="00C96AFF" w:rsidDel="000C7D1D" w:rsidRDefault="008456EE" w:rsidP="0048721E">
          <w:pPr>
            <w:pStyle w:val="TOCHeading"/>
            <w:numPr>
              <w:ilvl w:val="0"/>
              <w:numId w:val="0"/>
            </w:numPr>
            <w:ind w:left="360" w:hanging="360"/>
            <w:rPr>
              <w:rFonts w:cstheme="majorBidi"/>
            </w:rPr>
          </w:pPr>
          <w:r>
            <w:t>Table des matières</w:t>
          </w:r>
        </w:p>
        <w:p w14:paraId="7CC297E3" w14:textId="2EBDC1F4" w:rsidR="0022591F" w:rsidRDefault="00DF5811">
          <w:pPr>
            <w:pStyle w:val="TOC1"/>
            <w:rPr>
              <w:rFonts w:asciiTheme="minorHAnsi" w:hAnsiTheme="minorHAnsi"/>
              <w:noProof/>
              <w:kern w:val="2"/>
              <w:szCs w:val="22"/>
              <w:lang w:eastAsia="fr-FR"/>
              <w14:ligatures w14:val="standardContextual"/>
            </w:rPr>
          </w:pPr>
          <w:r>
            <w:fldChar w:fldCharType="begin"/>
          </w:r>
          <w:r>
            <w:instrText xml:space="preserve"> TOC \o "1-6" \h \z \u </w:instrText>
          </w:r>
          <w:r>
            <w:fldChar w:fldCharType="separate"/>
          </w:r>
          <w:hyperlink w:anchor="_Toc153880040" w:history="1">
            <w:r w:rsidR="0022591F" w:rsidRPr="00FD1FD2">
              <w:rPr>
                <w:rStyle w:val="Hyperlink"/>
                <w:noProof/>
                <w:lang w:eastAsia="fr-FR"/>
              </w:rPr>
              <w:t>0.</w:t>
            </w:r>
            <w:r w:rsidR="0022591F">
              <w:rPr>
                <w:rFonts w:asciiTheme="minorHAnsi" w:hAnsiTheme="minorHAnsi"/>
                <w:noProof/>
                <w:kern w:val="2"/>
                <w:szCs w:val="22"/>
                <w:lang w:eastAsia="fr-FR"/>
                <w14:ligatures w14:val="standardContextual"/>
              </w:rPr>
              <w:tab/>
            </w:r>
            <w:r w:rsidR="0022591F" w:rsidRPr="00FD1FD2">
              <w:rPr>
                <w:rStyle w:val="Hyperlink"/>
                <w:noProof/>
                <w:lang w:eastAsia="fr-FR"/>
              </w:rPr>
              <w:t>Contexte Livrable</w:t>
            </w:r>
            <w:r w:rsidR="0022591F">
              <w:rPr>
                <w:noProof/>
                <w:webHidden/>
              </w:rPr>
              <w:tab/>
            </w:r>
            <w:r w:rsidR="0022591F">
              <w:rPr>
                <w:noProof/>
                <w:webHidden/>
              </w:rPr>
              <w:fldChar w:fldCharType="begin"/>
            </w:r>
            <w:r w:rsidR="0022591F">
              <w:rPr>
                <w:noProof/>
                <w:webHidden/>
              </w:rPr>
              <w:instrText xml:space="preserve"> PAGEREF _Toc153880040 \h </w:instrText>
            </w:r>
            <w:r w:rsidR="0022591F">
              <w:rPr>
                <w:noProof/>
                <w:webHidden/>
              </w:rPr>
            </w:r>
            <w:r w:rsidR="0022591F">
              <w:rPr>
                <w:noProof/>
                <w:webHidden/>
              </w:rPr>
              <w:fldChar w:fldCharType="separate"/>
            </w:r>
            <w:r w:rsidR="00D903B1">
              <w:rPr>
                <w:noProof/>
                <w:webHidden/>
              </w:rPr>
              <w:t>3</w:t>
            </w:r>
            <w:r w:rsidR="0022591F">
              <w:rPr>
                <w:noProof/>
                <w:webHidden/>
              </w:rPr>
              <w:fldChar w:fldCharType="end"/>
            </w:r>
          </w:hyperlink>
        </w:p>
        <w:p w14:paraId="5049E3DD" w14:textId="410BB6E6" w:rsidR="0022591F" w:rsidRDefault="0022591F">
          <w:pPr>
            <w:pStyle w:val="TOC1"/>
            <w:rPr>
              <w:rFonts w:asciiTheme="minorHAnsi" w:hAnsiTheme="minorHAnsi"/>
              <w:noProof/>
              <w:kern w:val="2"/>
              <w:szCs w:val="22"/>
              <w:lang w:eastAsia="fr-FR"/>
              <w14:ligatures w14:val="standardContextual"/>
            </w:rPr>
          </w:pPr>
          <w:hyperlink w:anchor="_Toc153880041" w:history="1">
            <w:r w:rsidRPr="00FD1FD2">
              <w:rPr>
                <w:rStyle w:val="Hyperlink"/>
                <w:noProof/>
              </w:rPr>
              <w:t>1.</w:t>
            </w:r>
            <w:r>
              <w:rPr>
                <w:rFonts w:asciiTheme="minorHAnsi" w:hAnsiTheme="minorHAnsi"/>
                <w:noProof/>
                <w:kern w:val="2"/>
                <w:szCs w:val="22"/>
                <w:lang w:eastAsia="fr-FR"/>
                <w14:ligatures w14:val="standardContextual"/>
              </w:rPr>
              <w:tab/>
            </w:r>
            <w:r w:rsidRPr="00FD1FD2">
              <w:rPr>
                <w:rStyle w:val="Hyperlink"/>
                <w:noProof/>
              </w:rPr>
              <w:t>Role de la documentation</w:t>
            </w:r>
            <w:r>
              <w:rPr>
                <w:noProof/>
                <w:webHidden/>
              </w:rPr>
              <w:tab/>
            </w:r>
            <w:r>
              <w:rPr>
                <w:noProof/>
                <w:webHidden/>
              </w:rPr>
              <w:fldChar w:fldCharType="begin"/>
            </w:r>
            <w:r>
              <w:rPr>
                <w:noProof/>
                <w:webHidden/>
              </w:rPr>
              <w:instrText xml:space="preserve"> PAGEREF _Toc153880041 \h </w:instrText>
            </w:r>
            <w:r>
              <w:rPr>
                <w:noProof/>
                <w:webHidden/>
              </w:rPr>
            </w:r>
            <w:r>
              <w:rPr>
                <w:noProof/>
                <w:webHidden/>
              </w:rPr>
              <w:fldChar w:fldCharType="separate"/>
            </w:r>
            <w:r w:rsidR="00D903B1">
              <w:rPr>
                <w:noProof/>
                <w:webHidden/>
              </w:rPr>
              <w:t>3</w:t>
            </w:r>
            <w:r>
              <w:rPr>
                <w:noProof/>
                <w:webHidden/>
              </w:rPr>
              <w:fldChar w:fldCharType="end"/>
            </w:r>
          </w:hyperlink>
        </w:p>
        <w:p w14:paraId="3DB76DA0" w14:textId="0163F891" w:rsidR="0022591F" w:rsidRDefault="0022591F">
          <w:pPr>
            <w:pStyle w:val="TOC1"/>
            <w:rPr>
              <w:rFonts w:asciiTheme="minorHAnsi" w:hAnsiTheme="minorHAnsi"/>
              <w:noProof/>
              <w:kern w:val="2"/>
              <w:szCs w:val="22"/>
              <w:lang w:eastAsia="fr-FR"/>
              <w14:ligatures w14:val="standardContextual"/>
            </w:rPr>
          </w:pPr>
          <w:hyperlink w:anchor="_Toc153880042" w:history="1">
            <w:r w:rsidRPr="00FD1FD2">
              <w:rPr>
                <w:rStyle w:val="Hyperlink"/>
                <w:noProof/>
                <w:lang w:eastAsia="fr-FR"/>
              </w:rPr>
              <w:t>2.</w:t>
            </w:r>
            <w:r>
              <w:rPr>
                <w:rFonts w:asciiTheme="minorHAnsi" w:hAnsiTheme="minorHAnsi"/>
                <w:noProof/>
                <w:kern w:val="2"/>
                <w:szCs w:val="22"/>
                <w:lang w:eastAsia="fr-FR"/>
                <w14:ligatures w14:val="standardContextual"/>
              </w:rPr>
              <w:tab/>
            </w:r>
            <w:r w:rsidRPr="00FD1FD2">
              <w:rPr>
                <w:rStyle w:val="Hyperlink"/>
                <w:noProof/>
                <w:lang w:eastAsia="fr-FR"/>
              </w:rPr>
              <w:t>Mise en place de l’active directory</w:t>
            </w:r>
            <w:r>
              <w:rPr>
                <w:noProof/>
                <w:webHidden/>
              </w:rPr>
              <w:tab/>
            </w:r>
            <w:r>
              <w:rPr>
                <w:noProof/>
                <w:webHidden/>
              </w:rPr>
              <w:fldChar w:fldCharType="begin"/>
            </w:r>
            <w:r>
              <w:rPr>
                <w:noProof/>
                <w:webHidden/>
              </w:rPr>
              <w:instrText xml:space="preserve"> PAGEREF _Toc153880042 \h </w:instrText>
            </w:r>
            <w:r>
              <w:rPr>
                <w:noProof/>
                <w:webHidden/>
              </w:rPr>
            </w:r>
            <w:r>
              <w:rPr>
                <w:noProof/>
                <w:webHidden/>
              </w:rPr>
              <w:fldChar w:fldCharType="separate"/>
            </w:r>
            <w:r w:rsidR="00D903B1">
              <w:rPr>
                <w:noProof/>
                <w:webHidden/>
              </w:rPr>
              <w:t>3</w:t>
            </w:r>
            <w:r>
              <w:rPr>
                <w:noProof/>
                <w:webHidden/>
              </w:rPr>
              <w:fldChar w:fldCharType="end"/>
            </w:r>
          </w:hyperlink>
        </w:p>
        <w:p w14:paraId="40F572E2" w14:textId="0216857B" w:rsidR="0022591F" w:rsidRDefault="0022591F">
          <w:pPr>
            <w:pStyle w:val="TOC2"/>
            <w:rPr>
              <w:rFonts w:asciiTheme="minorHAnsi" w:hAnsiTheme="minorHAnsi"/>
              <w:noProof/>
              <w:kern w:val="2"/>
              <w:szCs w:val="22"/>
              <w:lang w:eastAsia="fr-FR"/>
              <w14:ligatures w14:val="standardContextual"/>
            </w:rPr>
          </w:pPr>
          <w:hyperlink w:anchor="_Toc153880043" w:history="1">
            <w:r w:rsidRPr="00FD1FD2">
              <w:rPr>
                <w:rStyle w:val="Hyperlink"/>
                <w:noProof/>
              </w:rPr>
              <w:t>2.0.</w:t>
            </w:r>
            <w:r>
              <w:rPr>
                <w:rFonts w:asciiTheme="minorHAnsi" w:hAnsiTheme="minorHAnsi"/>
                <w:noProof/>
                <w:kern w:val="2"/>
                <w:szCs w:val="22"/>
                <w:lang w:eastAsia="fr-FR"/>
                <w14:ligatures w14:val="standardContextual"/>
              </w:rPr>
              <w:tab/>
            </w:r>
            <w:r w:rsidRPr="00FD1FD2">
              <w:rPr>
                <w:rStyle w:val="Hyperlink"/>
                <w:noProof/>
              </w:rPr>
              <w:t>Déploiement de l’ADDS et réplication en lecture seule</w:t>
            </w:r>
            <w:r>
              <w:rPr>
                <w:noProof/>
                <w:webHidden/>
              </w:rPr>
              <w:tab/>
            </w:r>
            <w:r>
              <w:rPr>
                <w:noProof/>
                <w:webHidden/>
              </w:rPr>
              <w:fldChar w:fldCharType="begin"/>
            </w:r>
            <w:r>
              <w:rPr>
                <w:noProof/>
                <w:webHidden/>
              </w:rPr>
              <w:instrText xml:space="preserve"> PAGEREF _Toc153880043 \h </w:instrText>
            </w:r>
            <w:r>
              <w:rPr>
                <w:noProof/>
                <w:webHidden/>
              </w:rPr>
            </w:r>
            <w:r>
              <w:rPr>
                <w:noProof/>
                <w:webHidden/>
              </w:rPr>
              <w:fldChar w:fldCharType="separate"/>
            </w:r>
            <w:r w:rsidR="00D903B1">
              <w:rPr>
                <w:noProof/>
                <w:webHidden/>
              </w:rPr>
              <w:t>3</w:t>
            </w:r>
            <w:r>
              <w:rPr>
                <w:noProof/>
                <w:webHidden/>
              </w:rPr>
              <w:fldChar w:fldCharType="end"/>
            </w:r>
          </w:hyperlink>
        </w:p>
        <w:p w14:paraId="23452730" w14:textId="13817B3E" w:rsidR="0022591F" w:rsidRDefault="0022591F">
          <w:pPr>
            <w:pStyle w:val="TOC2"/>
            <w:rPr>
              <w:rFonts w:asciiTheme="minorHAnsi" w:hAnsiTheme="minorHAnsi"/>
              <w:noProof/>
              <w:kern w:val="2"/>
              <w:szCs w:val="22"/>
              <w:lang w:eastAsia="fr-FR"/>
              <w14:ligatures w14:val="standardContextual"/>
            </w:rPr>
          </w:pPr>
          <w:hyperlink w:anchor="_Toc153880044" w:history="1">
            <w:r w:rsidRPr="00FD1FD2">
              <w:rPr>
                <w:rStyle w:val="Hyperlink"/>
                <w:noProof/>
              </w:rPr>
              <w:t>2.1.</w:t>
            </w:r>
            <w:r>
              <w:rPr>
                <w:rFonts w:asciiTheme="minorHAnsi" w:hAnsiTheme="minorHAnsi"/>
                <w:noProof/>
                <w:kern w:val="2"/>
                <w:szCs w:val="22"/>
                <w:lang w:eastAsia="fr-FR"/>
                <w14:ligatures w14:val="standardContextual"/>
              </w:rPr>
              <w:tab/>
            </w:r>
            <w:r w:rsidRPr="00FD1FD2">
              <w:rPr>
                <w:rStyle w:val="Hyperlink"/>
                <w:noProof/>
                <w:lang w:eastAsia="fr-FR"/>
              </w:rPr>
              <w:t>Déploiement d’un serveur DHCP</w:t>
            </w:r>
            <w:r>
              <w:rPr>
                <w:noProof/>
                <w:webHidden/>
              </w:rPr>
              <w:tab/>
            </w:r>
            <w:r>
              <w:rPr>
                <w:noProof/>
                <w:webHidden/>
              </w:rPr>
              <w:fldChar w:fldCharType="begin"/>
            </w:r>
            <w:r>
              <w:rPr>
                <w:noProof/>
                <w:webHidden/>
              </w:rPr>
              <w:instrText xml:space="preserve"> PAGEREF _Toc153880044 \h </w:instrText>
            </w:r>
            <w:r>
              <w:rPr>
                <w:noProof/>
                <w:webHidden/>
              </w:rPr>
            </w:r>
            <w:r>
              <w:rPr>
                <w:noProof/>
                <w:webHidden/>
              </w:rPr>
              <w:fldChar w:fldCharType="separate"/>
            </w:r>
            <w:r w:rsidR="00D903B1">
              <w:rPr>
                <w:noProof/>
                <w:webHidden/>
              </w:rPr>
              <w:t>4</w:t>
            </w:r>
            <w:r>
              <w:rPr>
                <w:noProof/>
                <w:webHidden/>
              </w:rPr>
              <w:fldChar w:fldCharType="end"/>
            </w:r>
          </w:hyperlink>
        </w:p>
        <w:p w14:paraId="2EFD232C" w14:textId="66F99F58" w:rsidR="0022591F" w:rsidRDefault="0022591F">
          <w:pPr>
            <w:pStyle w:val="TOC2"/>
            <w:rPr>
              <w:rFonts w:asciiTheme="minorHAnsi" w:hAnsiTheme="minorHAnsi"/>
              <w:noProof/>
              <w:kern w:val="2"/>
              <w:szCs w:val="22"/>
              <w:lang w:eastAsia="fr-FR"/>
              <w14:ligatures w14:val="standardContextual"/>
            </w:rPr>
          </w:pPr>
          <w:hyperlink w:anchor="_Toc153880045" w:history="1">
            <w:r w:rsidRPr="00FD1FD2">
              <w:rPr>
                <w:rStyle w:val="Hyperlink"/>
                <w:noProof/>
              </w:rPr>
              <w:t>2.2.</w:t>
            </w:r>
            <w:r>
              <w:rPr>
                <w:rFonts w:asciiTheme="minorHAnsi" w:hAnsiTheme="minorHAnsi"/>
                <w:noProof/>
                <w:kern w:val="2"/>
                <w:szCs w:val="22"/>
                <w:lang w:eastAsia="fr-FR"/>
                <w14:ligatures w14:val="standardContextual"/>
              </w:rPr>
              <w:tab/>
            </w:r>
            <w:r w:rsidRPr="00FD1FD2">
              <w:rPr>
                <w:rStyle w:val="Hyperlink"/>
                <w:noProof/>
                <w:lang w:eastAsia="fr-FR"/>
              </w:rPr>
              <w:t>Déploiement d’un serveur WSUS</w:t>
            </w:r>
            <w:r>
              <w:rPr>
                <w:noProof/>
                <w:webHidden/>
              </w:rPr>
              <w:tab/>
            </w:r>
            <w:r>
              <w:rPr>
                <w:noProof/>
                <w:webHidden/>
              </w:rPr>
              <w:fldChar w:fldCharType="begin"/>
            </w:r>
            <w:r>
              <w:rPr>
                <w:noProof/>
                <w:webHidden/>
              </w:rPr>
              <w:instrText xml:space="preserve"> PAGEREF _Toc153880045 \h </w:instrText>
            </w:r>
            <w:r>
              <w:rPr>
                <w:noProof/>
                <w:webHidden/>
              </w:rPr>
            </w:r>
            <w:r>
              <w:rPr>
                <w:noProof/>
                <w:webHidden/>
              </w:rPr>
              <w:fldChar w:fldCharType="separate"/>
            </w:r>
            <w:r w:rsidR="00D903B1">
              <w:rPr>
                <w:noProof/>
                <w:webHidden/>
              </w:rPr>
              <w:t>5</w:t>
            </w:r>
            <w:r>
              <w:rPr>
                <w:noProof/>
                <w:webHidden/>
              </w:rPr>
              <w:fldChar w:fldCharType="end"/>
            </w:r>
          </w:hyperlink>
        </w:p>
        <w:p w14:paraId="403B1471" w14:textId="1C1A9088" w:rsidR="0022591F" w:rsidRDefault="0022591F">
          <w:pPr>
            <w:pStyle w:val="TOC2"/>
            <w:rPr>
              <w:rFonts w:asciiTheme="minorHAnsi" w:hAnsiTheme="minorHAnsi"/>
              <w:noProof/>
              <w:kern w:val="2"/>
              <w:szCs w:val="22"/>
              <w:lang w:eastAsia="fr-FR"/>
              <w14:ligatures w14:val="standardContextual"/>
            </w:rPr>
          </w:pPr>
          <w:hyperlink w:anchor="_Toc153880046" w:history="1">
            <w:r w:rsidRPr="00FD1FD2">
              <w:rPr>
                <w:rStyle w:val="Hyperlink"/>
                <w:noProof/>
              </w:rPr>
              <w:t>2.3.</w:t>
            </w:r>
            <w:r>
              <w:rPr>
                <w:rFonts w:asciiTheme="minorHAnsi" w:hAnsiTheme="minorHAnsi"/>
                <w:noProof/>
                <w:kern w:val="2"/>
                <w:szCs w:val="22"/>
                <w:lang w:eastAsia="fr-FR"/>
                <w14:ligatures w14:val="standardContextual"/>
              </w:rPr>
              <w:tab/>
            </w:r>
            <w:r w:rsidRPr="00FD1FD2">
              <w:rPr>
                <w:rStyle w:val="Hyperlink"/>
                <w:noProof/>
                <w:lang w:eastAsia="fr-FR"/>
              </w:rPr>
              <w:t>Mise en place des unité d’organisation et des groupes</w:t>
            </w:r>
            <w:r>
              <w:rPr>
                <w:noProof/>
                <w:webHidden/>
              </w:rPr>
              <w:tab/>
            </w:r>
            <w:r>
              <w:rPr>
                <w:noProof/>
                <w:webHidden/>
              </w:rPr>
              <w:fldChar w:fldCharType="begin"/>
            </w:r>
            <w:r>
              <w:rPr>
                <w:noProof/>
                <w:webHidden/>
              </w:rPr>
              <w:instrText xml:space="preserve"> PAGEREF _Toc153880046 \h </w:instrText>
            </w:r>
            <w:r>
              <w:rPr>
                <w:noProof/>
                <w:webHidden/>
              </w:rPr>
            </w:r>
            <w:r>
              <w:rPr>
                <w:noProof/>
                <w:webHidden/>
              </w:rPr>
              <w:fldChar w:fldCharType="separate"/>
            </w:r>
            <w:r w:rsidR="00D903B1">
              <w:rPr>
                <w:noProof/>
                <w:webHidden/>
              </w:rPr>
              <w:t>5</w:t>
            </w:r>
            <w:r>
              <w:rPr>
                <w:noProof/>
                <w:webHidden/>
              </w:rPr>
              <w:fldChar w:fldCharType="end"/>
            </w:r>
          </w:hyperlink>
        </w:p>
        <w:p w14:paraId="358C1B80" w14:textId="7BA6ABA9" w:rsidR="0022591F" w:rsidRDefault="0022591F">
          <w:pPr>
            <w:pStyle w:val="TOC2"/>
            <w:rPr>
              <w:rFonts w:asciiTheme="minorHAnsi" w:hAnsiTheme="minorHAnsi"/>
              <w:noProof/>
              <w:kern w:val="2"/>
              <w:szCs w:val="22"/>
              <w:lang w:eastAsia="fr-FR"/>
              <w14:ligatures w14:val="standardContextual"/>
            </w:rPr>
          </w:pPr>
          <w:hyperlink w:anchor="_Toc153880047" w:history="1">
            <w:r w:rsidRPr="00FD1FD2">
              <w:rPr>
                <w:rStyle w:val="Hyperlink"/>
                <w:noProof/>
              </w:rPr>
              <w:t>2.4.</w:t>
            </w:r>
            <w:r>
              <w:rPr>
                <w:rFonts w:asciiTheme="minorHAnsi" w:hAnsiTheme="minorHAnsi"/>
                <w:noProof/>
                <w:kern w:val="2"/>
                <w:szCs w:val="22"/>
                <w:lang w:eastAsia="fr-FR"/>
                <w14:ligatures w14:val="standardContextual"/>
              </w:rPr>
              <w:tab/>
            </w:r>
            <w:r w:rsidRPr="00FD1FD2">
              <w:rPr>
                <w:rStyle w:val="Hyperlink"/>
                <w:noProof/>
                <w:lang w:eastAsia="fr-FR"/>
              </w:rPr>
              <w:t>Mise en place des Group policy object</w:t>
            </w:r>
            <w:r>
              <w:rPr>
                <w:noProof/>
                <w:webHidden/>
              </w:rPr>
              <w:tab/>
            </w:r>
            <w:r>
              <w:rPr>
                <w:noProof/>
                <w:webHidden/>
              </w:rPr>
              <w:fldChar w:fldCharType="begin"/>
            </w:r>
            <w:r>
              <w:rPr>
                <w:noProof/>
                <w:webHidden/>
              </w:rPr>
              <w:instrText xml:space="preserve"> PAGEREF _Toc153880047 \h </w:instrText>
            </w:r>
            <w:r>
              <w:rPr>
                <w:noProof/>
                <w:webHidden/>
              </w:rPr>
            </w:r>
            <w:r>
              <w:rPr>
                <w:noProof/>
                <w:webHidden/>
              </w:rPr>
              <w:fldChar w:fldCharType="separate"/>
            </w:r>
            <w:r w:rsidR="00D903B1">
              <w:rPr>
                <w:noProof/>
                <w:webHidden/>
              </w:rPr>
              <w:t>5</w:t>
            </w:r>
            <w:r>
              <w:rPr>
                <w:noProof/>
                <w:webHidden/>
              </w:rPr>
              <w:fldChar w:fldCharType="end"/>
            </w:r>
          </w:hyperlink>
        </w:p>
        <w:p w14:paraId="5B07DF48" w14:textId="5CD9A7A5" w:rsidR="0022591F" w:rsidRDefault="0022591F">
          <w:pPr>
            <w:pStyle w:val="TOC3"/>
            <w:rPr>
              <w:rFonts w:asciiTheme="minorHAnsi" w:hAnsiTheme="minorHAnsi"/>
              <w:noProof/>
              <w:kern w:val="2"/>
              <w:szCs w:val="22"/>
              <w:lang w:eastAsia="fr-FR"/>
              <w14:ligatures w14:val="standardContextual"/>
            </w:rPr>
          </w:pPr>
          <w:hyperlink w:anchor="_Toc153880048" w:history="1">
            <w:r w:rsidRPr="00FD1FD2">
              <w:rPr>
                <w:rStyle w:val="Hyperlink"/>
                <w:noProof/>
              </w:rPr>
              <w:t>2.4.1.</w:t>
            </w:r>
            <w:r>
              <w:rPr>
                <w:rFonts w:asciiTheme="minorHAnsi" w:hAnsiTheme="minorHAnsi"/>
                <w:noProof/>
                <w:kern w:val="2"/>
                <w:szCs w:val="22"/>
                <w:lang w:eastAsia="fr-FR"/>
                <w14:ligatures w14:val="standardContextual"/>
              </w:rPr>
              <w:tab/>
            </w:r>
            <w:r w:rsidRPr="00FD1FD2">
              <w:rPr>
                <w:rStyle w:val="Hyperlink"/>
                <w:noProof/>
              </w:rPr>
              <w:t>Fond D’ecran pour les utilisateurs</w:t>
            </w:r>
            <w:r>
              <w:rPr>
                <w:noProof/>
                <w:webHidden/>
              </w:rPr>
              <w:tab/>
            </w:r>
            <w:r>
              <w:rPr>
                <w:noProof/>
                <w:webHidden/>
              </w:rPr>
              <w:fldChar w:fldCharType="begin"/>
            </w:r>
            <w:r>
              <w:rPr>
                <w:noProof/>
                <w:webHidden/>
              </w:rPr>
              <w:instrText xml:space="preserve"> PAGEREF _Toc153880048 \h </w:instrText>
            </w:r>
            <w:r>
              <w:rPr>
                <w:noProof/>
                <w:webHidden/>
              </w:rPr>
            </w:r>
            <w:r>
              <w:rPr>
                <w:noProof/>
                <w:webHidden/>
              </w:rPr>
              <w:fldChar w:fldCharType="separate"/>
            </w:r>
            <w:r w:rsidR="00D903B1">
              <w:rPr>
                <w:noProof/>
                <w:webHidden/>
              </w:rPr>
              <w:t>5</w:t>
            </w:r>
            <w:r>
              <w:rPr>
                <w:noProof/>
                <w:webHidden/>
              </w:rPr>
              <w:fldChar w:fldCharType="end"/>
            </w:r>
          </w:hyperlink>
        </w:p>
        <w:p w14:paraId="580DA891" w14:textId="3D2860F0" w:rsidR="0022591F" w:rsidRDefault="0022591F">
          <w:pPr>
            <w:pStyle w:val="TOC3"/>
            <w:rPr>
              <w:rFonts w:asciiTheme="minorHAnsi" w:hAnsiTheme="minorHAnsi"/>
              <w:noProof/>
              <w:kern w:val="2"/>
              <w:szCs w:val="22"/>
              <w:lang w:eastAsia="fr-FR"/>
              <w14:ligatures w14:val="standardContextual"/>
            </w:rPr>
          </w:pPr>
          <w:hyperlink w:anchor="_Toc153880049" w:history="1">
            <w:r w:rsidRPr="00FD1FD2">
              <w:rPr>
                <w:rStyle w:val="Hyperlink"/>
                <w:noProof/>
              </w:rPr>
              <w:t>2.4.2.</w:t>
            </w:r>
            <w:r>
              <w:rPr>
                <w:rFonts w:asciiTheme="minorHAnsi" w:hAnsiTheme="minorHAnsi"/>
                <w:noProof/>
                <w:kern w:val="2"/>
                <w:szCs w:val="22"/>
                <w:lang w:eastAsia="fr-FR"/>
                <w14:ligatures w14:val="standardContextual"/>
              </w:rPr>
              <w:tab/>
            </w:r>
            <w:r w:rsidRPr="00FD1FD2">
              <w:rPr>
                <w:rStyle w:val="Hyperlink"/>
                <w:noProof/>
              </w:rPr>
              <w:t>Limite des formats de fichiers et de leur taille</w:t>
            </w:r>
            <w:r>
              <w:rPr>
                <w:noProof/>
                <w:webHidden/>
              </w:rPr>
              <w:tab/>
            </w:r>
            <w:r>
              <w:rPr>
                <w:noProof/>
                <w:webHidden/>
              </w:rPr>
              <w:fldChar w:fldCharType="begin"/>
            </w:r>
            <w:r>
              <w:rPr>
                <w:noProof/>
                <w:webHidden/>
              </w:rPr>
              <w:instrText xml:space="preserve"> PAGEREF _Toc153880049 \h </w:instrText>
            </w:r>
            <w:r>
              <w:rPr>
                <w:noProof/>
                <w:webHidden/>
              </w:rPr>
            </w:r>
            <w:r>
              <w:rPr>
                <w:noProof/>
                <w:webHidden/>
              </w:rPr>
              <w:fldChar w:fldCharType="separate"/>
            </w:r>
            <w:r w:rsidR="00D903B1">
              <w:rPr>
                <w:noProof/>
                <w:webHidden/>
              </w:rPr>
              <w:t>5</w:t>
            </w:r>
            <w:r>
              <w:rPr>
                <w:noProof/>
                <w:webHidden/>
              </w:rPr>
              <w:fldChar w:fldCharType="end"/>
            </w:r>
          </w:hyperlink>
        </w:p>
        <w:p w14:paraId="1F08B398" w14:textId="2F90FDA3" w:rsidR="0022591F" w:rsidRDefault="0022591F">
          <w:pPr>
            <w:pStyle w:val="TOC3"/>
            <w:rPr>
              <w:rFonts w:asciiTheme="minorHAnsi" w:hAnsiTheme="minorHAnsi"/>
              <w:noProof/>
              <w:kern w:val="2"/>
              <w:szCs w:val="22"/>
              <w:lang w:eastAsia="fr-FR"/>
              <w14:ligatures w14:val="standardContextual"/>
            </w:rPr>
          </w:pPr>
          <w:hyperlink w:anchor="_Toc153880050" w:history="1">
            <w:r w:rsidRPr="00FD1FD2">
              <w:rPr>
                <w:rStyle w:val="Hyperlink"/>
                <w:noProof/>
              </w:rPr>
              <w:t>2.4.3.</w:t>
            </w:r>
            <w:r>
              <w:rPr>
                <w:rFonts w:asciiTheme="minorHAnsi" w:hAnsiTheme="minorHAnsi"/>
                <w:noProof/>
                <w:kern w:val="2"/>
                <w:szCs w:val="22"/>
                <w:lang w:eastAsia="fr-FR"/>
                <w14:ligatures w14:val="standardContextual"/>
              </w:rPr>
              <w:tab/>
            </w:r>
            <w:r w:rsidRPr="00FD1FD2">
              <w:rPr>
                <w:rStyle w:val="Hyperlink"/>
                <w:noProof/>
              </w:rPr>
              <w:t>Restrictions sur les ports USB</w:t>
            </w:r>
            <w:r>
              <w:rPr>
                <w:noProof/>
                <w:webHidden/>
              </w:rPr>
              <w:tab/>
            </w:r>
            <w:r>
              <w:rPr>
                <w:noProof/>
                <w:webHidden/>
              </w:rPr>
              <w:fldChar w:fldCharType="begin"/>
            </w:r>
            <w:r>
              <w:rPr>
                <w:noProof/>
                <w:webHidden/>
              </w:rPr>
              <w:instrText xml:space="preserve"> PAGEREF _Toc153880050 \h </w:instrText>
            </w:r>
            <w:r>
              <w:rPr>
                <w:noProof/>
                <w:webHidden/>
              </w:rPr>
            </w:r>
            <w:r>
              <w:rPr>
                <w:noProof/>
                <w:webHidden/>
              </w:rPr>
              <w:fldChar w:fldCharType="separate"/>
            </w:r>
            <w:r w:rsidR="00D903B1">
              <w:rPr>
                <w:noProof/>
                <w:webHidden/>
              </w:rPr>
              <w:t>5</w:t>
            </w:r>
            <w:r>
              <w:rPr>
                <w:noProof/>
                <w:webHidden/>
              </w:rPr>
              <w:fldChar w:fldCharType="end"/>
            </w:r>
          </w:hyperlink>
        </w:p>
        <w:p w14:paraId="2BDE9DCB" w14:textId="25170E08" w:rsidR="0022591F" w:rsidRDefault="0022591F">
          <w:pPr>
            <w:pStyle w:val="TOC2"/>
            <w:rPr>
              <w:rFonts w:asciiTheme="minorHAnsi" w:hAnsiTheme="minorHAnsi"/>
              <w:noProof/>
              <w:kern w:val="2"/>
              <w:szCs w:val="22"/>
              <w:lang w:eastAsia="fr-FR"/>
              <w14:ligatures w14:val="standardContextual"/>
            </w:rPr>
          </w:pPr>
          <w:hyperlink w:anchor="_Toc153880051" w:history="1">
            <w:r w:rsidRPr="00FD1FD2">
              <w:rPr>
                <w:rStyle w:val="Hyperlink"/>
                <w:noProof/>
              </w:rPr>
              <w:t>2.5.</w:t>
            </w:r>
            <w:r>
              <w:rPr>
                <w:rFonts w:asciiTheme="minorHAnsi" w:hAnsiTheme="minorHAnsi"/>
                <w:noProof/>
                <w:kern w:val="2"/>
                <w:szCs w:val="22"/>
                <w:lang w:eastAsia="fr-FR"/>
                <w14:ligatures w14:val="standardContextual"/>
              </w:rPr>
              <w:tab/>
            </w:r>
            <w:r w:rsidRPr="00FD1FD2">
              <w:rPr>
                <w:rStyle w:val="Hyperlink"/>
                <w:noProof/>
                <w:lang w:eastAsia="fr-FR"/>
              </w:rPr>
              <w:t>Mise en place du Serveur de Fichiers</w:t>
            </w:r>
            <w:r>
              <w:rPr>
                <w:noProof/>
                <w:webHidden/>
              </w:rPr>
              <w:tab/>
            </w:r>
            <w:r>
              <w:rPr>
                <w:noProof/>
                <w:webHidden/>
              </w:rPr>
              <w:fldChar w:fldCharType="begin"/>
            </w:r>
            <w:r>
              <w:rPr>
                <w:noProof/>
                <w:webHidden/>
              </w:rPr>
              <w:instrText xml:space="preserve"> PAGEREF _Toc153880051 \h </w:instrText>
            </w:r>
            <w:r>
              <w:rPr>
                <w:noProof/>
                <w:webHidden/>
              </w:rPr>
            </w:r>
            <w:r>
              <w:rPr>
                <w:noProof/>
                <w:webHidden/>
              </w:rPr>
              <w:fldChar w:fldCharType="separate"/>
            </w:r>
            <w:r w:rsidR="00D903B1">
              <w:rPr>
                <w:noProof/>
                <w:webHidden/>
              </w:rPr>
              <w:t>5</w:t>
            </w:r>
            <w:r>
              <w:rPr>
                <w:noProof/>
                <w:webHidden/>
              </w:rPr>
              <w:fldChar w:fldCharType="end"/>
            </w:r>
          </w:hyperlink>
        </w:p>
        <w:p w14:paraId="16584AD7" w14:textId="15B36DAA" w:rsidR="0022591F" w:rsidRDefault="0022591F">
          <w:pPr>
            <w:pStyle w:val="TOC2"/>
            <w:rPr>
              <w:rFonts w:asciiTheme="minorHAnsi" w:hAnsiTheme="minorHAnsi"/>
              <w:noProof/>
              <w:kern w:val="2"/>
              <w:szCs w:val="22"/>
              <w:lang w:eastAsia="fr-FR"/>
              <w14:ligatures w14:val="standardContextual"/>
            </w:rPr>
          </w:pPr>
          <w:hyperlink w:anchor="_Toc153880052" w:history="1">
            <w:r w:rsidRPr="00FD1FD2">
              <w:rPr>
                <w:rStyle w:val="Hyperlink"/>
                <w:noProof/>
              </w:rPr>
              <w:t>2.6.</w:t>
            </w:r>
            <w:r>
              <w:rPr>
                <w:rFonts w:asciiTheme="minorHAnsi" w:hAnsiTheme="minorHAnsi"/>
                <w:noProof/>
                <w:kern w:val="2"/>
                <w:szCs w:val="22"/>
                <w:lang w:eastAsia="fr-FR"/>
                <w14:ligatures w14:val="standardContextual"/>
              </w:rPr>
              <w:tab/>
            </w:r>
            <w:r w:rsidRPr="00FD1FD2">
              <w:rPr>
                <w:rStyle w:val="Hyperlink"/>
                <w:noProof/>
                <w:lang w:eastAsia="fr-FR"/>
              </w:rPr>
              <w:t>Mise en place des accès VPN IPSec Site à site</w:t>
            </w:r>
            <w:r>
              <w:rPr>
                <w:noProof/>
                <w:webHidden/>
              </w:rPr>
              <w:tab/>
            </w:r>
            <w:r>
              <w:rPr>
                <w:noProof/>
                <w:webHidden/>
              </w:rPr>
              <w:fldChar w:fldCharType="begin"/>
            </w:r>
            <w:r>
              <w:rPr>
                <w:noProof/>
                <w:webHidden/>
              </w:rPr>
              <w:instrText xml:space="preserve"> PAGEREF _Toc153880052 \h </w:instrText>
            </w:r>
            <w:r>
              <w:rPr>
                <w:noProof/>
                <w:webHidden/>
              </w:rPr>
            </w:r>
            <w:r>
              <w:rPr>
                <w:noProof/>
                <w:webHidden/>
              </w:rPr>
              <w:fldChar w:fldCharType="separate"/>
            </w:r>
            <w:r w:rsidR="00D903B1">
              <w:rPr>
                <w:noProof/>
                <w:webHidden/>
              </w:rPr>
              <w:t>5</w:t>
            </w:r>
            <w:r>
              <w:rPr>
                <w:noProof/>
                <w:webHidden/>
              </w:rPr>
              <w:fldChar w:fldCharType="end"/>
            </w:r>
          </w:hyperlink>
        </w:p>
        <w:p w14:paraId="543BE8A1" w14:textId="78C4D467" w:rsidR="0022591F" w:rsidRDefault="0022591F">
          <w:pPr>
            <w:pStyle w:val="TOC2"/>
            <w:rPr>
              <w:rFonts w:asciiTheme="minorHAnsi" w:hAnsiTheme="minorHAnsi"/>
              <w:noProof/>
              <w:kern w:val="2"/>
              <w:szCs w:val="22"/>
              <w:lang w:eastAsia="fr-FR"/>
              <w14:ligatures w14:val="standardContextual"/>
            </w:rPr>
          </w:pPr>
          <w:hyperlink w:anchor="_Toc153880053" w:history="1">
            <w:r w:rsidRPr="00FD1FD2">
              <w:rPr>
                <w:rStyle w:val="Hyperlink"/>
                <w:noProof/>
              </w:rPr>
              <w:t>2.7.</w:t>
            </w:r>
            <w:r>
              <w:rPr>
                <w:rFonts w:asciiTheme="minorHAnsi" w:hAnsiTheme="minorHAnsi"/>
                <w:noProof/>
                <w:kern w:val="2"/>
                <w:szCs w:val="22"/>
                <w:lang w:eastAsia="fr-FR"/>
                <w14:ligatures w14:val="standardContextual"/>
              </w:rPr>
              <w:tab/>
            </w:r>
            <w:r w:rsidRPr="00FD1FD2">
              <w:rPr>
                <w:rStyle w:val="Hyperlink"/>
                <w:noProof/>
                <w:lang w:eastAsia="fr-FR"/>
              </w:rPr>
              <w:t>Mise en place des accès VPN OpenVPN client à site</w:t>
            </w:r>
            <w:r>
              <w:rPr>
                <w:noProof/>
                <w:webHidden/>
              </w:rPr>
              <w:tab/>
            </w:r>
            <w:r>
              <w:rPr>
                <w:noProof/>
                <w:webHidden/>
              </w:rPr>
              <w:fldChar w:fldCharType="begin"/>
            </w:r>
            <w:r>
              <w:rPr>
                <w:noProof/>
                <w:webHidden/>
              </w:rPr>
              <w:instrText xml:space="preserve"> PAGEREF _Toc153880053 \h </w:instrText>
            </w:r>
            <w:r>
              <w:rPr>
                <w:noProof/>
                <w:webHidden/>
              </w:rPr>
            </w:r>
            <w:r>
              <w:rPr>
                <w:noProof/>
                <w:webHidden/>
              </w:rPr>
              <w:fldChar w:fldCharType="separate"/>
            </w:r>
            <w:r w:rsidR="00D903B1">
              <w:rPr>
                <w:noProof/>
                <w:webHidden/>
              </w:rPr>
              <w:t>6</w:t>
            </w:r>
            <w:r>
              <w:rPr>
                <w:noProof/>
                <w:webHidden/>
              </w:rPr>
              <w:fldChar w:fldCharType="end"/>
            </w:r>
          </w:hyperlink>
        </w:p>
        <w:p w14:paraId="1958501E" w14:textId="7DAC4943" w:rsidR="0022591F" w:rsidRDefault="0022591F">
          <w:pPr>
            <w:pStyle w:val="TOC3"/>
            <w:rPr>
              <w:rFonts w:asciiTheme="minorHAnsi" w:hAnsiTheme="minorHAnsi"/>
              <w:noProof/>
              <w:kern w:val="2"/>
              <w:szCs w:val="22"/>
              <w:lang w:eastAsia="fr-FR"/>
              <w14:ligatures w14:val="standardContextual"/>
            </w:rPr>
          </w:pPr>
          <w:hyperlink w:anchor="_Toc153880054" w:history="1">
            <w:r w:rsidRPr="00FD1FD2">
              <w:rPr>
                <w:rStyle w:val="Hyperlink"/>
                <w:noProof/>
                <w:lang w:eastAsia="fr-FR"/>
              </w:rPr>
              <w:t>2.7.1.</w:t>
            </w:r>
            <w:r>
              <w:rPr>
                <w:rFonts w:asciiTheme="minorHAnsi" w:hAnsiTheme="minorHAnsi"/>
                <w:noProof/>
                <w:kern w:val="2"/>
                <w:szCs w:val="22"/>
                <w:lang w:eastAsia="fr-FR"/>
                <w14:ligatures w14:val="standardContextual"/>
              </w:rPr>
              <w:tab/>
            </w:r>
            <w:r w:rsidRPr="00FD1FD2">
              <w:rPr>
                <w:rStyle w:val="Hyperlink"/>
                <w:noProof/>
                <w:lang w:eastAsia="fr-FR"/>
              </w:rPr>
              <w:t>Authentification par certificats</w:t>
            </w:r>
            <w:r>
              <w:rPr>
                <w:noProof/>
                <w:webHidden/>
              </w:rPr>
              <w:tab/>
            </w:r>
            <w:r>
              <w:rPr>
                <w:noProof/>
                <w:webHidden/>
              </w:rPr>
              <w:fldChar w:fldCharType="begin"/>
            </w:r>
            <w:r>
              <w:rPr>
                <w:noProof/>
                <w:webHidden/>
              </w:rPr>
              <w:instrText xml:space="preserve"> PAGEREF _Toc153880054 \h </w:instrText>
            </w:r>
            <w:r>
              <w:rPr>
                <w:noProof/>
                <w:webHidden/>
              </w:rPr>
            </w:r>
            <w:r>
              <w:rPr>
                <w:noProof/>
                <w:webHidden/>
              </w:rPr>
              <w:fldChar w:fldCharType="separate"/>
            </w:r>
            <w:r w:rsidR="00D903B1">
              <w:rPr>
                <w:noProof/>
                <w:webHidden/>
              </w:rPr>
              <w:t>6</w:t>
            </w:r>
            <w:r>
              <w:rPr>
                <w:noProof/>
                <w:webHidden/>
              </w:rPr>
              <w:fldChar w:fldCharType="end"/>
            </w:r>
          </w:hyperlink>
        </w:p>
        <w:p w14:paraId="6C064A64" w14:textId="33E170C3" w:rsidR="0022591F" w:rsidRDefault="0022591F">
          <w:pPr>
            <w:pStyle w:val="TOC3"/>
            <w:rPr>
              <w:rFonts w:asciiTheme="minorHAnsi" w:hAnsiTheme="minorHAnsi"/>
              <w:noProof/>
              <w:kern w:val="2"/>
              <w:szCs w:val="22"/>
              <w:lang w:eastAsia="fr-FR"/>
              <w14:ligatures w14:val="standardContextual"/>
            </w:rPr>
          </w:pPr>
          <w:hyperlink w:anchor="_Toc153880055" w:history="1">
            <w:r w:rsidRPr="00FD1FD2">
              <w:rPr>
                <w:rStyle w:val="Hyperlink"/>
                <w:noProof/>
                <w:lang w:eastAsia="fr-FR"/>
              </w:rPr>
              <w:t>2.7.2.</w:t>
            </w:r>
            <w:r>
              <w:rPr>
                <w:rFonts w:asciiTheme="minorHAnsi" w:hAnsiTheme="minorHAnsi"/>
                <w:noProof/>
                <w:kern w:val="2"/>
                <w:szCs w:val="22"/>
                <w:lang w:eastAsia="fr-FR"/>
                <w14:ligatures w14:val="standardContextual"/>
              </w:rPr>
              <w:tab/>
            </w:r>
            <w:r w:rsidRPr="00FD1FD2">
              <w:rPr>
                <w:rStyle w:val="Hyperlink"/>
                <w:bCs/>
                <w:noProof/>
                <w:lang w:eastAsia="fr-FR"/>
              </w:rPr>
              <w:t>Infrastructure a clés publiques (PKI)</w:t>
            </w:r>
            <w:r>
              <w:rPr>
                <w:noProof/>
                <w:webHidden/>
              </w:rPr>
              <w:tab/>
            </w:r>
            <w:r>
              <w:rPr>
                <w:noProof/>
                <w:webHidden/>
              </w:rPr>
              <w:fldChar w:fldCharType="begin"/>
            </w:r>
            <w:r>
              <w:rPr>
                <w:noProof/>
                <w:webHidden/>
              </w:rPr>
              <w:instrText xml:space="preserve"> PAGEREF _Toc153880055 \h </w:instrText>
            </w:r>
            <w:r>
              <w:rPr>
                <w:noProof/>
                <w:webHidden/>
              </w:rPr>
            </w:r>
            <w:r>
              <w:rPr>
                <w:noProof/>
                <w:webHidden/>
              </w:rPr>
              <w:fldChar w:fldCharType="separate"/>
            </w:r>
            <w:r w:rsidR="00D903B1">
              <w:rPr>
                <w:noProof/>
                <w:webHidden/>
              </w:rPr>
              <w:t>6</w:t>
            </w:r>
            <w:r>
              <w:rPr>
                <w:noProof/>
                <w:webHidden/>
              </w:rPr>
              <w:fldChar w:fldCharType="end"/>
            </w:r>
          </w:hyperlink>
        </w:p>
        <w:p w14:paraId="4860C0B5" w14:textId="73D4FE7E" w:rsidR="0022591F" w:rsidRDefault="0022591F">
          <w:pPr>
            <w:pStyle w:val="TOC3"/>
            <w:rPr>
              <w:rFonts w:asciiTheme="minorHAnsi" w:hAnsiTheme="minorHAnsi"/>
              <w:noProof/>
              <w:kern w:val="2"/>
              <w:szCs w:val="22"/>
              <w:lang w:eastAsia="fr-FR"/>
              <w14:ligatures w14:val="standardContextual"/>
            </w:rPr>
          </w:pPr>
          <w:hyperlink w:anchor="_Toc153880056" w:history="1">
            <w:r w:rsidRPr="00FD1FD2">
              <w:rPr>
                <w:rStyle w:val="Hyperlink"/>
                <w:noProof/>
                <w:lang w:eastAsia="en-GB"/>
              </w:rPr>
              <w:t>2.7.3.</w:t>
            </w:r>
            <w:r>
              <w:rPr>
                <w:rFonts w:asciiTheme="minorHAnsi" w:hAnsiTheme="minorHAnsi"/>
                <w:noProof/>
                <w:kern w:val="2"/>
                <w:szCs w:val="22"/>
                <w:lang w:eastAsia="fr-FR"/>
                <w14:ligatures w14:val="standardContextual"/>
              </w:rPr>
              <w:tab/>
            </w:r>
            <w:r w:rsidRPr="00FD1FD2">
              <w:rPr>
                <w:rStyle w:val="Hyperlink"/>
                <w:noProof/>
                <w:lang w:eastAsia="en-GB"/>
              </w:rPr>
              <w:t>Accés au gestionnaire de certificats</w:t>
            </w:r>
            <w:r>
              <w:rPr>
                <w:noProof/>
                <w:webHidden/>
              </w:rPr>
              <w:tab/>
            </w:r>
            <w:r>
              <w:rPr>
                <w:noProof/>
                <w:webHidden/>
              </w:rPr>
              <w:fldChar w:fldCharType="begin"/>
            </w:r>
            <w:r>
              <w:rPr>
                <w:noProof/>
                <w:webHidden/>
              </w:rPr>
              <w:instrText xml:space="preserve"> PAGEREF _Toc153880056 \h </w:instrText>
            </w:r>
            <w:r>
              <w:rPr>
                <w:noProof/>
                <w:webHidden/>
              </w:rPr>
            </w:r>
            <w:r>
              <w:rPr>
                <w:noProof/>
                <w:webHidden/>
              </w:rPr>
              <w:fldChar w:fldCharType="separate"/>
            </w:r>
            <w:r w:rsidR="00D903B1">
              <w:rPr>
                <w:noProof/>
                <w:webHidden/>
              </w:rPr>
              <w:t>6</w:t>
            </w:r>
            <w:r>
              <w:rPr>
                <w:noProof/>
                <w:webHidden/>
              </w:rPr>
              <w:fldChar w:fldCharType="end"/>
            </w:r>
          </w:hyperlink>
        </w:p>
        <w:p w14:paraId="42CDCCA0" w14:textId="6302E99B" w:rsidR="0022591F" w:rsidRDefault="0022591F">
          <w:pPr>
            <w:pStyle w:val="TOC3"/>
            <w:rPr>
              <w:rFonts w:asciiTheme="minorHAnsi" w:hAnsiTheme="minorHAnsi"/>
              <w:noProof/>
              <w:kern w:val="2"/>
              <w:szCs w:val="22"/>
              <w:lang w:eastAsia="fr-FR"/>
              <w14:ligatures w14:val="standardContextual"/>
            </w:rPr>
          </w:pPr>
          <w:hyperlink w:anchor="_Toc153880057" w:history="1">
            <w:r w:rsidRPr="00FD1FD2">
              <w:rPr>
                <w:rStyle w:val="Hyperlink"/>
                <w:noProof/>
                <w:lang w:eastAsia="en-GB"/>
              </w:rPr>
              <w:t>2.7.4.</w:t>
            </w:r>
            <w:r>
              <w:rPr>
                <w:rFonts w:asciiTheme="minorHAnsi" w:hAnsiTheme="minorHAnsi"/>
                <w:noProof/>
                <w:kern w:val="2"/>
                <w:szCs w:val="22"/>
                <w:lang w:eastAsia="fr-FR"/>
                <w14:ligatures w14:val="standardContextual"/>
              </w:rPr>
              <w:tab/>
            </w:r>
            <w:r w:rsidRPr="00FD1FD2">
              <w:rPr>
                <w:rStyle w:val="Hyperlink"/>
                <w:noProof/>
                <w:lang w:eastAsia="en-GB"/>
              </w:rPr>
              <w:t>Gestion de l'autorité de certification</w:t>
            </w:r>
            <w:r>
              <w:rPr>
                <w:noProof/>
                <w:webHidden/>
              </w:rPr>
              <w:tab/>
            </w:r>
            <w:r>
              <w:rPr>
                <w:noProof/>
                <w:webHidden/>
              </w:rPr>
              <w:fldChar w:fldCharType="begin"/>
            </w:r>
            <w:r>
              <w:rPr>
                <w:noProof/>
                <w:webHidden/>
              </w:rPr>
              <w:instrText xml:space="preserve"> PAGEREF _Toc153880057 \h </w:instrText>
            </w:r>
            <w:r>
              <w:rPr>
                <w:noProof/>
                <w:webHidden/>
              </w:rPr>
            </w:r>
            <w:r>
              <w:rPr>
                <w:noProof/>
                <w:webHidden/>
              </w:rPr>
              <w:fldChar w:fldCharType="separate"/>
            </w:r>
            <w:r w:rsidR="00D903B1">
              <w:rPr>
                <w:noProof/>
                <w:webHidden/>
              </w:rPr>
              <w:t>6</w:t>
            </w:r>
            <w:r>
              <w:rPr>
                <w:noProof/>
                <w:webHidden/>
              </w:rPr>
              <w:fldChar w:fldCharType="end"/>
            </w:r>
          </w:hyperlink>
        </w:p>
        <w:p w14:paraId="6C2FED0A" w14:textId="0E81C0D0" w:rsidR="0022591F" w:rsidRDefault="0022591F">
          <w:pPr>
            <w:pStyle w:val="TOC3"/>
            <w:rPr>
              <w:rFonts w:asciiTheme="minorHAnsi" w:hAnsiTheme="minorHAnsi"/>
              <w:noProof/>
              <w:kern w:val="2"/>
              <w:szCs w:val="22"/>
              <w:lang w:eastAsia="fr-FR"/>
              <w14:ligatures w14:val="standardContextual"/>
            </w:rPr>
          </w:pPr>
          <w:hyperlink w:anchor="_Toc153880058" w:history="1">
            <w:r w:rsidRPr="00FD1FD2">
              <w:rPr>
                <w:rStyle w:val="Hyperlink"/>
                <w:noProof/>
                <w:lang w:eastAsia="en-GB"/>
              </w:rPr>
              <w:t>2.7.5.</w:t>
            </w:r>
            <w:r>
              <w:rPr>
                <w:rFonts w:asciiTheme="minorHAnsi" w:hAnsiTheme="minorHAnsi"/>
                <w:noProof/>
                <w:kern w:val="2"/>
                <w:szCs w:val="22"/>
                <w:lang w:eastAsia="fr-FR"/>
                <w14:ligatures w14:val="standardContextual"/>
              </w:rPr>
              <w:tab/>
            </w:r>
            <w:r w:rsidRPr="00FD1FD2">
              <w:rPr>
                <w:rStyle w:val="Hyperlink"/>
                <w:noProof/>
                <w:lang w:eastAsia="en-GB"/>
              </w:rPr>
              <w:t>Création et gestion des certificats</w:t>
            </w:r>
            <w:r>
              <w:rPr>
                <w:noProof/>
                <w:webHidden/>
              </w:rPr>
              <w:tab/>
            </w:r>
            <w:r>
              <w:rPr>
                <w:noProof/>
                <w:webHidden/>
              </w:rPr>
              <w:fldChar w:fldCharType="begin"/>
            </w:r>
            <w:r>
              <w:rPr>
                <w:noProof/>
                <w:webHidden/>
              </w:rPr>
              <w:instrText xml:space="preserve"> PAGEREF _Toc153880058 \h </w:instrText>
            </w:r>
            <w:r>
              <w:rPr>
                <w:noProof/>
                <w:webHidden/>
              </w:rPr>
            </w:r>
            <w:r>
              <w:rPr>
                <w:noProof/>
                <w:webHidden/>
              </w:rPr>
              <w:fldChar w:fldCharType="separate"/>
            </w:r>
            <w:r w:rsidR="00D903B1">
              <w:rPr>
                <w:noProof/>
                <w:webHidden/>
              </w:rPr>
              <w:t>6</w:t>
            </w:r>
            <w:r>
              <w:rPr>
                <w:noProof/>
                <w:webHidden/>
              </w:rPr>
              <w:fldChar w:fldCharType="end"/>
            </w:r>
          </w:hyperlink>
        </w:p>
        <w:p w14:paraId="05A58D73" w14:textId="6D9DF573" w:rsidR="0022591F" w:rsidRDefault="0022591F">
          <w:pPr>
            <w:pStyle w:val="TOC3"/>
            <w:rPr>
              <w:rFonts w:asciiTheme="minorHAnsi" w:hAnsiTheme="minorHAnsi"/>
              <w:noProof/>
              <w:kern w:val="2"/>
              <w:szCs w:val="22"/>
              <w:lang w:eastAsia="fr-FR"/>
              <w14:ligatures w14:val="standardContextual"/>
            </w:rPr>
          </w:pPr>
          <w:hyperlink w:anchor="_Toc153880059" w:history="1">
            <w:r w:rsidRPr="00FD1FD2">
              <w:rPr>
                <w:rStyle w:val="Hyperlink"/>
                <w:noProof/>
                <w:lang w:eastAsia="fr-FR"/>
              </w:rPr>
              <w:t>2.7.6.</w:t>
            </w:r>
            <w:r>
              <w:rPr>
                <w:rFonts w:asciiTheme="minorHAnsi" w:hAnsiTheme="minorHAnsi"/>
                <w:noProof/>
                <w:kern w:val="2"/>
                <w:szCs w:val="22"/>
                <w:lang w:eastAsia="fr-FR"/>
                <w14:ligatures w14:val="standardContextual"/>
              </w:rPr>
              <w:tab/>
            </w:r>
            <w:r w:rsidRPr="00FD1FD2">
              <w:rPr>
                <w:rStyle w:val="Hyperlink"/>
                <w:noProof/>
                <w:lang w:eastAsia="fr-FR"/>
              </w:rPr>
              <w:t>Mise en place du serveur VPN</w:t>
            </w:r>
            <w:r>
              <w:rPr>
                <w:noProof/>
                <w:webHidden/>
              </w:rPr>
              <w:tab/>
            </w:r>
            <w:r>
              <w:rPr>
                <w:noProof/>
                <w:webHidden/>
              </w:rPr>
              <w:fldChar w:fldCharType="begin"/>
            </w:r>
            <w:r>
              <w:rPr>
                <w:noProof/>
                <w:webHidden/>
              </w:rPr>
              <w:instrText xml:space="preserve"> PAGEREF _Toc153880059 \h </w:instrText>
            </w:r>
            <w:r>
              <w:rPr>
                <w:noProof/>
                <w:webHidden/>
              </w:rPr>
            </w:r>
            <w:r>
              <w:rPr>
                <w:noProof/>
                <w:webHidden/>
              </w:rPr>
              <w:fldChar w:fldCharType="separate"/>
            </w:r>
            <w:r w:rsidR="00D903B1">
              <w:rPr>
                <w:noProof/>
                <w:webHidden/>
              </w:rPr>
              <w:t>6</w:t>
            </w:r>
            <w:r>
              <w:rPr>
                <w:noProof/>
                <w:webHidden/>
              </w:rPr>
              <w:fldChar w:fldCharType="end"/>
            </w:r>
          </w:hyperlink>
        </w:p>
        <w:p w14:paraId="3B302F26" w14:textId="69861592" w:rsidR="0022591F" w:rsidRDefault="0022591F">
          <w:pPr>
            <w:pStyle w:val="TOC3"/>
            <w:rPr>
              <w:rFonts w:asciiTheme="minorHAnsi" w:hAnsiTheme="minorHAnsi"/>
              <w:noProof/>
              <w:kern w:val="2"/>
              <w:szCs w:val="22"/>
              <w:lang w:eastAsia="fr-FR"/>
              <w14:ligatures w14:val="standardContextual"/>
            </w:rPr>
          </w:pPr>
          <w:hyperlink w:anchor="_Toc153880060" w:history="1">
            <w:r w:rsidRPr="00FD1FD2">
              <w:rPr>
                <w:rStyle w:val="Hyperlink"/>
                <w:noProof/>
                <w:lang w:eastAsia="fr-FR"/>
              </w:rPr>
              <w:t>2.7.7.</w:t>
            </w:r>
            <w:r>
              <w:rPr>
                <w:rFonts w:asciiTheme="minorHAnsi" w:hAnsiTheme="minorHAnsi"/>
                <w:noProof/>
                <w:kern w:val="2"/>
                <w:szCs w:val="22"/>
                <w:lang w:eastAsia="fr-FR"/>
                <w14:ligatures w14:val="standardContextual"/>
              </w:rPr>
              <w:tab/>
            </w:r>
            <w:r w:rsidRPr="00FD1FD2">
              <w:rPr>
                <w:rStyle w:val="Hyperlink"/>
                <w:noProof/>
                <w:lang w:eastAsia="fr-FR"/>
              </w:rPr>
              <w:t>Export des certificat client OPENVPN (.ovpn)</w:t>
            </w:r>
            <w:r>
              <w:rPr>
                <w:noProof/>
                <w:webHidden/>
              </w:rPr>
              <w:tab/>
            </w:r>
            <w:r>
              <w:rPr>
                <w:noProof/>
                <w:webHidden/>
              </w:rPr>
              <w:fldChar w:fldCharType="begin"/>
            </w:r>
            <w:r>
              <w:rPr>
                <w:noProof/>
                <w:webHidden/>
              </w:rPr>
              <w:instrText xml:space="preserve"> PAGEREF _Toc153880060 \h </w:instrText>
            </w:r>
            <w:r>
              <w:rPr>
                <w:noProof/>
                <w:webHidden/>
              </w:rPr>
            </w:r>
            <w:r>
              <w:rPr>
                <w:noProof/>
                <w:webHidden/>
              </w:rPr>
              <w:fldChar w:fldCharType="separate"/>
            </w:r>
            <w:r w:rsidR="00D903B1">
              <w:rPr>
                <w:noProof/>
                <w:webHidden/>
              </w:rPr>
              <w:t>7</w:t>
            </w:r>
            <w:r>
              <w:rPr>
                <w:noProof/>
                <w:webHidden/>
              </w:rPr>
              <w:fldChar w:fldCharType="end"/>
            </w:r>
          </w:hyperlink>
        </w:p>
        <w:p w14:paraId="428D8B63" w14:textId="22E764A0" w:rsidR="0022591F" w:rsidRDefault="0022591F">
          <w:pPr>
            <w:pStyle w:val="TOC1"/>
            <w:rPr>
              <w:rFonts w:asciiTheme="minorHAnsi" w:hAnsiTheme="minorHAnsi"/>
              <w:noProof/>
              <w:kern w:val="2"/>
              <w:szCs w:val="22"/>
              <w:lang w:eastAsia="fr-FR"/>
              <w14:ligatures w14:val="standardContextual"/>
            </w:rPr>
          </w:pPr>
          <w:hyperlink w:anchor="_Toc153880061" w:history="1">
            <w:r w:rsidRPr="00FD1FD2">
              <w:rPr>
                <w:rStyle w:val="Hyperlink"/>
                <w:noProof/>
              </w:rPr>
              <w:t>3.</w:t>
            </w:r>
            <w:r>
              <w:rPr>
                <w:rFonts w:asciiTheme="minorHAnsi" w:hAnsiTheme="minorHAnsi"/>
                <w:noProof/>
                <w:kern w:val="2"/>
                <w:szCs w:val="22"/>
                <w:lang w:eastAsia="fr-FR"/>
                <w14:ligatures w14:val="standardContextual"/>
              </w:rPr>
              <w:tab/>
            </w:r>
            <w:r w:rsidRPr="00FD1FD2">
              <w:rPr>
                <w:rStyle w:val="Hyperlink"/>
                <w:noProof/>
              </w:rPr>
              <w:t>Utilisation des scripts</w:t>
            </w:r>
            <w:r>
              <w:rPr>
                <w:noProof/>
                <w:webHidden/>
              </w:rPr>
              <w:tab/>
            </w:r>
            <w:r>
              <w:rPr>
                <w:noProof/>
                <w:webHidden/>
              </w:rPr>
              <w:fldChar w:fldCharType="begin"/>
            </w:r>
            <w:r>
              <w:rPr>
                <w:noProof/>
                <w:webHidden/>
              </w:rPr>
              <w:instrText xml:space="preserve"> PAGEREF _Toc153880061 \h </w:instrText>
            </w:r>
            <w:r>
              <w:rPr>
                <w:noProof/>
                <w:webHidden/>
              </w:rPr>
            </w:r>
            <w:r>
              <w:rPr>
                <w:noProof/>
                <w:webHidden/>
              </w:rPr>
              <w:fldChar w:fldCharType="separate"/>
            </w:r>
            <w:r w:rsidR="00D903B1">
              <w:rPr>
                <w:noProof/>
                <w:webHidden/>
              </w:rPr>
              <w:t>8</w:t>
            </w:r>
            <w:r>
              <w:rPr>
                <w:noProof/>
                <w:webHidden/>
              </w:rPr>
              <w:fldChar w:fldCharType="end"/>
            </w:r>
          </w:hyperlink>
        </w:p>
        <w:p w14:paraId="4B2932DA" w14:textId="44D3BE05" w:rsidR="0022591F" w:rsidRDefault="0022591F">
          <w:pPr>
            <w:pStyle w:val="TOC1"/>
            <w:rPr>
              <w:rFonts w:asciiTheme="minorHAnsi" w:hAnsiTheme="minorHAnsi"/>
              <w:noProof/>
              <w:kern w:val="2"/>
              <w:szCs w:val="22"/>
              <w:lang w:eastAsia="fr-FR"/>
              <w14:ligatures w14:val="standardContextual"/>
            </w:rPr>
          </w:pPr>
          <w:hyperlink w:anchor="_Toc153880062" w:history="1">
            <w:r w:rsidRPr="00FD1FD2">
              <w:rPr>
                <w:rStyle w:val="Hyperlink"/>
                <w:noProof/>
                <w:lang w:eastAsia="fr-FR"/>
              </w:rPr>
              <w:t>4.</w:t>
            </w:r>
            <w:r>
              <w:rPr>
                <w:rFonts w:asciiTheme="minorHAnsi" w:hAnsiTheme="minorHAnsi"/>
                <w:noProof/>
                <w:kern w:val="2"/>
                <w:szCs w:val="22"/>
                <w:lang w:eastAsia="fr-FR"/>
                <w14:ligatures w14:val="standardContextual"/>
              </w:rPr>
              <w:tab/>
            </w:r>
            <w:r w:rsidRPr="00FD1FD2">
              <w:rPr>
                <w:rStyle w:val="Hyperlink"/>
                <w:noProof/>
                <w:lang w:eastAsia="fr-FR"/>
              </w:rPr>
              <w:t>Gestion des Risques</w:t>
            </w:r>
            <w:r>
              <w:rPr>
                <w:noProof/>
                <w:webHidden/>
              </w:rPr>
              <w:tab/>
            </w:r>
            <w:r>
              <w:rPr>
                <w:noProof/>
                <w:webHidden/>
              </w:rPr>
              <w:fldChar w:fldCharType="begin"/>
            </w:r>
            <w:r>
              <w:rPr>
                <w:noProof/>
                <w:webHidden/>
              </w:rPr>
              <w:instrText xml:space="preserve"> PAGEREF _Toc153880062 \h </w:instrText>
            </w:r>
            <w:r>
              <w:rPr>
                <w:noProof/>
                <w:webHidden/>
              </w:rPr>
            </w:r>
            <w:r>
              <w:rPr>
                <w:noProof/>
                <w:webHidden/>
              </w:rPr>
              <w:fldChar w:fldCharType="separate"/>
            </w:r>
            <w:r w:rsidR="00D903B1">
              <w:rPr>
                <w:noProof/>
                <w:webHidden/>
              </w:rPr>
              <w:t>9</w:t>
            </w:r>
            <w:r>
              <w:rPr>
                <w:noProof/>
                <w:webHidden/>
              </w:rPr>
              <w:fldChar w:fldCharType="end"/>
            </w:r>
          </w:hyperlink>
        </w:p>
        <w:p w14:paraId="06909F87" w14:textId="10F43CFE" w:rsidR="0022591F" w:rsidRDefault="0022591F">
          <w:pPr>
            <w:pStyle w:val="TOC1"/>
            <w:rPr>
              <w:rFonts w:asciiTheme="minorHAnsi" w:hAnsiTheme="minorHAnsi"/>
              <w:noProof/>
              <w:kern w:val="2"/>
              <w:szCs w:val="22"/>
              <w:lang w:eastAsia="fr-FR"/>
              <w14:ligatures w14:val="standardContextual"/>
            </w:rPr>
          </w:pPr>
          <w:hyperlink w:anchor="_Toc153880063" w:history="1">
            <w:r w:rsidRPr="00FD1FD2">
              <w:rPr>
                <w:rStyle w:val="Hyperlink"/>
                <w:noProof/>
                <w:lang w:eastAsia="fr-FR"/>
              </w:rPr>
              <w:t>5.</w:t>
            </w:r>
            <w:r>
              <w:rPr>
                <w:rFonts w:asciiTheme="minorHAnsi" w:hAnsiTheme="minorHAnsi"/>
                <w:noProof/>
                <w:kern w:val="2"/>
                <w:szCs w:val="22"/>
                <w:lang w:eastAsia="fr-FR"/>
                <w14:ligatures w14:val="standardContextual"/>
              </w:rPr>
              <w:tab/>
            </w:r>
            <w:r w:rsidRPr="00FD1FD2">
              <w:rPr>
                <w:rStyle w:val="Hyperlink"/>
                <w:noProof/>
                <w:lang w:eastAsia="fr-FR"/>
              </w:rPr>
              <w:t>Maintenance du S.I.</w:t>
            </w:r>
            <w:r>
              <w:rPr>
                <w:noProof/>
                <w:webHidden/>
              </w:rPr>
              <w:tab/>
            </w:r>
            <w:r>
              <w:rPr>
                <w:noProof/>
                <w:webHidden/>
              </w:rPr>
              <w:fldChar w:fldCharType="begin"/>
            </w:r>
            <w:r>
              <w:rPr>
                <w:noProof/>
                <w:webHidden/>
              </w:rPr>
              <w:instrText xml:space="preserve"> PAGEREF _Toc153880063 \h </w:instrText>
            </w:r>
            <w:r>
              <w:rPr>
                <w:noProof/>
                <w:webHidden/>
              </w:rPr>
            </w:r>
            <w:r>
              <w:rPr>
                <w:noProof/>
                <w:webHidden/>
              </w:rPr>
              <w:fldChar w:fldCharType="separate"/>
            </w:r>
            <w:r w:rsidR="00D903B1">
              <w:rPr>
                <w:noProof/>
                <w:webHidden/>
              </w:rPr>
              <w:t>11</w:t>
            </w:r>
            <w:r>
              <w:rPr>
                <w:noProof/>
                <w:webHidden/>
              </w:rPr>
              <w:fldChar w:fldCharType="end"/>
            </w:r>
          </w:hyperlink>
        </w:p>
        <w:p w14:paraId="7544B8B5" w14:textId="6D5E7F18" w:rsidR="0022591F" w:rsidRDefault="0022591F">
          <w:pPr>
            <w:pStyle w:val="TOC2"/>
            <w:rPr>
              <w:rFonts w:asciiTheme="minorHAnsi" w:hAnsiTheme="minorHAnsi"/>
              <w:noProof/>
              <w:kern w:val="2"/>
              <w:szCs w:val="22"/>
              <w:lang w:eastAsia="fr-FR"/>
              <w14:ligatures w14:val="standardContextual"/>
            </w:rPr>
          </w:pPr>
          <w:hyperlink w:anchor="_Toc153880064" w:history="1">
            <w:r w:rsidRPr="00FD1FD2">
              <w:rPr>
                <w:rStyle w:val="Hyperlink"/>
                <w:noProof/>
              </w:rPr>
              <w:t>5.0.</w:t>
            </w:r>
            <w:r>
              <w:rPr>
                <w:rFonts w:asciiTheme="minorHAnsi" w:hAnsiTheme="minorHAnsi"/>
                <w:noProof/>
                <w:kern w:val="2"/>
                <w:szCs w:val="22"/>
                <w:lang w:eastAsia="fr-FR"/>
                <w14:ligatures w14:val="standardContextual"/>
              </w:rPr>
              <w:tab/>
            </w:r>
            <w:r w:rsidRPr="00FD1FD2">
              <w:rPr>
                <w:rStyle w:val="Hyperlink"/>
                <w:noProof/>
                <w:lang w:eastAsia="fr-FR"/>
              </w:rPr>
              <w:t>Stratégies de Maintenance</w:t>
            </w:r>
            <w:r>
              <w:rPr>
                <w:noProof/>
                <w:webHidden/>
              </w:rPr>
              <w:tab/>
            </w:r>
            <w:r>
              <w:rPr>
                <w:noProof/>
                <w:webHidden/>
              </w:rPr>
              <w:fldChar w:fldCharType="begin"/>
            </w:r>
            <w:r>
              <w:rPr>
                <w:noProof/>
                <w:webHidden/>
              </w:rPr>
              <w:instrText xml:space="preserve"> PAGEREF _Toc153880064 \h </w:instrText>
            </w:r>
            <w:r>
              <w:rPr>
                <w:noProof/>
                <w:webHidden/>
              </w:rPr>
            </w:r>
            <w:r>
              <w:rPr>
                <w:noProof/>
                <w:webHidden/>
              </w:rPr>
              <w:fldChar w:fldCharType="separate"/>
            </w:r>
            <w:r w:rsidR="00D903B1">
              <w:rPr>
                <w:noProof/>
                <w:webHidden/>
              </w:rPr>
              <w:t>11</w:t>
            </w:r>
            <w:r>
              <w:rPr>
                <w:noProof/>
                <w:webHidden/>
              </w:rPr>
              <w:fldChar w:fldCharType="end"/>
            </w:r>
          </w:hyperlink>
        </w:p>
        <w:p w14:paraId="686F0092" w14:textId="4ABEFE47" w:rsidR="0022591F" w:rsidRDefault="0022591F">
          <w:pPr>
            <w:pStyle w:val="TOC3"/>
            <w:rPr>
              <w:rFonts w:asciiTheme="minorHAnsi" w:hAnsiTheme="minorHAnsi"/>
              <w:noProof/>
              <w:kern w:val="2"/>
              <w:szCs w:val="22"/>
              <w:lang w:eastAsia="fr-FR"/>
              <w14:ligatures w14:val="standardContextual"/>
            </w:rPr>
          </w:pPr>
          <w:hyperlink w:anchor="_Toc153880065" w:history="1">
            <w:r w:rsidRPr="00FD1FD2">
              <w:rPr>
                <w:rStyle w:val="Hyperlink"/>
                <w:noProof/>
                <w:lang w:eastAsia="fr-FR"/>
              </w:rPr>
              <w:t>5.0.1.</w:t>
            </w:r>
            <w:r>
              <w:rPr>
                <w:rFonts w:asciiTheme="minorHAnsi" w:hAnsiTheme="minorHAnsi"/>
                <w:noProof/>
                <w:kern w:val="2"/>
                <w:szCs w:val="22"/>
                <w:lang w:eastAsia="fr-FR"/>
                <w14:ligatures w14:val="standardContextual"/>
              </w:rPr>
              <w:tab/>
            </w:r>
            <w:r w:rsidRPr="00FD1FD2">
              <w:rPr>
                <w:rStyle w:val="Hyperlink"/>
                <w:noProof/>
                <w:lang w:eastAsia="fr-FR"/>
              </w:rPr>
              <w:t>Maintenance préventive :</w:t>
            </w:r>
            <w:r>
              <w:rPr>
                <w:noProof/>
                <w:webHidden/>
              </w:rPr>
              <w:tab/>
            </w:r>
            <w:r>
              <w:rPr>
                <w:noProof/>
                <w:webHidden/>
              </w:rPr>
              <w:fldChar w:fldCharType="begin"/>
            </w:r>
            <w:r>
              <w:rPr>
                <w:noProof/>
                <w:webHidden/>
              </w:rPr>
              <w:instrText xml:space="preserve"> PAGEREF _Toc153880065 \h </w:instrText>
            </w:r>
            <w:r>
              <w:rPr>
                <w:noProof/>
                <w:webHidden/>
              </w:rPr>
            </w:r>
            <w:r>
              <w:rPr>
                <w:noProof/>
                <w:webHidden/>
              </w:rPr>
              <w:fldChar w:fldCharType="separate"/>
            </w:r>
            <w:r w:rsidR="00D903B1">
              <w:rPr>
                <w:noProof/>
                <w:webHidden/>
              </w:rPr>
              <w:t>11</w:t>
            </w:r>
            <w:r>
              <w:rPr>
                <w:noProof/>
                <w:webHidden/>
              </w:rPr>
              <w:fldChar w:fldCharType="end"/>
            </w:r>
          </w:hyperlink>
        </w:p>
        <w:p w14:paraId="0575D4F5" w14:textId="2207976A" w:rsidR="0022591F" w:rsidRDefault="0022591F">
          <w:pPr>
            <w:pStyle w:val="TOC3"/>
            <w:rPr>
              <w:rFonts w:asciiTheme="minorHAnsi" w:hAnsiTheme="minorHAnsi"/>
              <w:noProof/>
              <w:kern w:val="2"/>
              <w:szCs w:val="22"/>
              <w:lang w:eastAsia="fr-FR"/>
              <w14:ligatures w14:val="standardContextual"/>
            </w:rPr>
          </w:pPr>
          <w:hyperlink w:anchor="_Toc153880066" w:history="1">
            <w:r w:rsidRPr="00FD1FD2">
              <w:rPr>
                <w:rStyle w:val="Hyperlink"/>
                <w:noProof/>
                <w:lang w:eastAsia="fr-FR"/>
              </w:rPr>
              <w:t>5.0.2.</w:t>
            </w:r>
            <w:r>
              <w:rPr>
                <w:rFonts w:asciiTheme="minorHAnsi" w:hAnsiTheme="minorHAnsi"/>
                <w:noProof/>
                <w:kern w:val="2"/>
                <w:szCs w:val="22"/>
                <w:lang w:eastAsia="fr-FR"/>
                <w14:ligatures w14:val="standardContextual"/>
              </w:rPr>
              <w:tab/>
            </w:r>
            <w:r w:rsidRPr="00FD1FD2">
              <w:rPr>
                <w:rStyle w:val="Hyperlink"/>
                <w:noProof/>
                <w:lang w:eastAsia="fr-FR"/>
              </w:rPr>
              <w:t>Maintenance corrective :</w:t>
            </w:r>
            <w:r>
              <w:rPr>
                <w:noProof/>
                <w:webHidden/>
              </w:rPr>
              <w:tab/>
            </w:r>
            <w:r>
              <w:rPr>
                <w:noProof/>
                <w:webHidden/>
              </w:rPr>
              <w:fldChar w:fldCharType="begin"/>
            </w:r>
            <w:r>
              <w:rPr>
                <w:noProof/>
                <w:webHidden/>
              </w:rPr>
              <w:instrText xml:space="preserve"> PAGEREF _Toc153880066 \h </w:instrText>
            </w:r>
            <w:r>
              <w:rPr>
                <w:noProof/>
                <w:webHidden/>
              </w:rPr>
            </w:r>
            <w:r>
              <w:rPr>
                <w:noProof/>
                <w:webHidden/>
              </w:rPr>
              <w:fldChar w:fldCharType="separate"/>
            </w:r>
            <w:r w:rsidR="00D903B1">
              <w:rPr>
                <w:noProof/>
                <w:webHidden/>
              </w:rPr>
              <w:t>11</w:t>
            </w:r>
            <w:r>
              <w:rPr>
                <w:noProof/>
                <w:webHidden/>
              </w:rPr>
              <w:fldChar w:fldCharType="end"/>
            </w:r>
          </w:hyperlink>
        </w:p>
        <w:p w14:paraId="14776E68" w14:textId="313F8166" w:rsidR="0022591F" w:rsidRDefault="0022591F">
          <w:pPr>
            <w:pStyle w:val="TOC3"/>
            <w:rPr>
              <w:rFonts w:asciiTheme="minorHAnsi" w:hAnsiTheme="minorHAnsi"/>
              <w:noProof/>
              <w:kern w:val="2"/>
              <w:szCs w:val="22"/>
              <w:lang w:eastAsia="fr-FR"/>
              <w14:ligatures w14:val="standardContextual"/>
            </w:rPr>
          </w:pPr>
          <w:hyperlink w:anchor="_Toc153880067" w:history="1">
            <w:r w:rsidRPr="00FD1FD2">
              <w:rPr>
                <w:rStyle w:val="Hyperlink"/>
                <w:noProof/>
                <w:lang w:eastAsia="fr-FR"/>
              </w:rPr>
              <w:t>5.0.3.</w:t>
            </w:r>
            <w:r>
              <w:rPr>
                <w:rFonts w:asciiTheme="minorHAnsi" w:hAnsiTheme="minorHAnsi"/>
                <w:noProof/>
                <w:kern w:val="2"/>
                <w:szCs w:val="22"/>
                <w:lang w:eastAsia="fr-FR"/>
                <w14:ligatures w14:val="standardContextual"/>
              </w:rPr>
              <w:tab/>
            </w:r>
            <w:r w:rsidRPr="00FD1FD2">
              <w:rPr>
                <w:rStyle w:val="Hyperlink"/>
                <w:noProof/>
                <w:lang w:eastAsia="fr-FR"/>
              </w:rPr>
              <w:t>Maintenance évolutive :</w:t>
            </w:r>
            <w:r>
              <w:rPr>
                <w:noProof/>
                <w:webHidden/>
              </w:rPr>
              <w:tab/>
            </w:r>
            <w:r>
              <w:rPr>
                <w:noProof/>
                <w:webHidden/>
              </w:rPr>
              <w:fldChar w:fldCharType="begin"/>
            </w:r>
            <w:r>
              <w:rPr>
                <w:noProof/>
                <w:webHidden/>
              </w:rPr>
              <w:instrText xml:space="preserve"> PAGEREF _Toc153880067 \h </w:instrText>
            </w:r>
            <w:r>
              <w:rPr>
                <w:noProof/>
                <w:webHidden/>
              </w:rPr>
            </w:r>
            <w:r>
              <w:rPr>
                <w:noProof/>
                <w:webHidden/>
              </w:rPr>
              <w:fldChar w:fldCharType="separate"/>
            </w:r>
            <w:r w:rsidR="00D903B1">
              <w:rPr>
                <w:noProof/>
                <w:webHidden/>
              </w:rPr>
              <w:t>11</w:t>
            </w:r>
            <w:r>
              <w:rPr>
                <w:noProof/>
                <w:webHidden/>
              </w:rPr>
              <w:fldChar w:fldCharType="end"/>
            </w:r>
          </w:hyperlink>
        </w:p>
        <w:p w14:paraId="44D3567C" w14:textId="692318B0" w:rsidR="0022591F" w:rsidRDefault="0022591F">
          <w:pPr>
            <w:pStyle w:val="TOC1"/>
            <w:rPr>
              <w:rFonts w:asciiTheme="minorHAnsi" w:hAnsiTheme="minorHAnsi"/>
              <w:noProof/>
              <w:kern w:val="2"/>
              <w:szCs w:val="22"/>
              <w:lang w:eastAsia="fr-FR"/>
              <w14:ligatures w14:val="standardContextual"/>
            </w:rPr>
          </w:pPr>
          <w:hyperlink w:anchor="_Toc153880068" w:history="1">
            <w:r w:rsidRPr="00FD1FD2">
              <w:rPr>
                <w:rStyle w:val="Hyperlink"/>
                <w:noProof/>
                <w:lang w:eastAsia="fr-FR"/>
              </w:rPr>
              <w:t>6.</w:t>
            </w:r>
            <w:r>
              <w:rPr>
                <w:rFonts w:asciiTheme="minorHAnsi" w:hAnsiTheme="minorHAnsi"/>
                <w:noProof/>
                <w:kern w:val="2"/>
                <w:szCs w:val="22"/>
                <w:lang w:eastAsia="fr-FR"/>
                <w14:ligatures w14:val="standardContextual"/>
              </w:rPr>
              <w:tab/>
            </w:r>
            <w:r w:rsidRPr="00FD1FD2">
              <w:rPr>
                <w:rStyle w:val="Hyperlink"/>
                <w:noProof/>
                <w:lang w:eastAsia="fr-FR"/>
              </w:rPr>
              <w:t>Axes d’amélioration du S.I.</w:t>
            </w:r>
            <w:r>
              <w:rPr>
                <w:noProof/>
                <w:webHidden/>
              </w:rPr>
              <w:tab/>
            </w:r>
            <w:r>
              <w:rPr>
                <w:noProof/>
                <w:webHidden/>
              </w:rPr>
              <w:fldChar w:fldCharType="begin"/>
            </w:r>
            <w:r>
              <w:rPr>
                <w:noProof/>
                <w:webHidden/>
              </w:rPr>
              <w:instrText xml:space="preserve"> PAGEREF _Toc153880068 \h </w:instrText>
            </w:r>
            <w:r>
              <w:rPr>
                <w:noProof/>
                <w:webHidden/>
              </w:rPr>
            </w:r>
            <w:r>
              <w:rPr>
                <w:noProof/>
                <w:webHidden/>
              </w:rPr>
              <w:fldChar w:fldCharType="separate"/>
            </w:r>
            <w:r w:rsidR="00D903B1">
              <w:rPr>
                <w:noProof/>
                <w:webHidden/>
              </w:rPr>
              <w:t>11</w:t>
            </w:r>
            <w:r>
              <w:rPr>
                <w:noProof/>
                <w:webHidden/>
              </w:rPr>
              <w:fldChar w:fldCharType="end"/>
            </w:r>
          </w:hyperlink>
        </w:p>
        <w:p w14:paraId="7AA9B08E" w14:textId="2956E342" w:rsidR="0022591F" w:rsidRDefault="0022591F">
          <w:pPr>
            <w:pStyle w:val="TOC1"/>
            <w:rPr>
              <w:rFonts w:asciiTheme="minorHAnsi" w:hAnsiTheme="minorHAnsi"/>
              <w:noProof/>
              <w:kern w:val="2"/>
              <w:szCs w:val="22"/>
              <w:lang w:eastAsia="fr-FR"/>
              <w14:ligatures w14:val="standardContextual"/>
            </w:rPr>
          </w:pPr>
          <w:hyperlink w:anchor="_Toc153880069" w:history="1">
            <w:r w:rsidRPr="00FD1FD2">
              <w:rPr>
                <w:rStyle w:val="Hyperlink"/>
                <w:noProof/>
                <w:lang w:eastAsia="fr-FR"/>
              </w:rPr>
              <w:t>7.</w:t>
            </w:r>
            <w:r>
              <w:rPr>
                <w:rFonts w:asciiTheme="minorHAnsi" w:hAnsiTheme="minorHAnsi"/>
                <w:noProof/>
                <w:kern w:val="2"/>
                <w:szCs w:val="22"/>
                <w:lang w:eastAsia="fr-FR"/>
                <w14:ligatures w14:val="standardContextual"/>
              </w:rPr>
              <w:tab/>
            </w:r>
            <w:r w:rsidRPr="00FD1FD2">
              <w:rPr>
                <w:rStyle w:val="Hyperlink"/>
                <w:noProof/>
                <w:lang w:eastAsia="fr-FR"/>
              </w:rPr>
              <w:t>Sensibilisation à la Sécurité</w:t>
            </w:r>
            <w:r>
              <w:rPr>
                <w:noProof/>
                <w:webHidden/>
              </w:rPr>
              <w:tab/>
            </w:r>
            <w:r>
              <w:rPr>
                <w:noProof/>
                <w:webHidden/>
              </w:rPr>
              <w:fldChar w:fldCharType="begin"/>
            </w:r>
            <w:r>
              <w:rPr>
                <w:noProof/>
                <w:webHidden/>
              </w:rPr>
              <w:instrText xml:space="preserve"> PAGEREF _Toc153880069 \h </w:instrText>
            </w:r>
            <w:r>
              <w:rPr>
                <w:noProof/>
                <w:webHidden/>
              </w:rPr>
            </w:r>
            <w:r>
              <w:rPr>
                <w:noProof/>
                <w:webHidden/>
              </w:rPr>
              <w:fldChar w:fldCharType="separate"/>
            </w:r>
            <w:r w:rsidR="00D903B1">
              <w:rPr>
                <w:noProof/>
                <w:webHidden/>
              </w:rPr>
              <w:t>11</w:t>
            </w:r>
            <w:r>
              <w:rPr>
                <w:noProof/>
                <w:webHidden/>
              </w:rPr>
              <w:fldChar w:fldCharType="end"/>
            </w:r>
          </w:hyperlink>
        </w:p>
        <w:p w14:paraId="5AE72BCC" w14:textId="4801B8FC" w:rsidR="0022591F" w:rsidRDefault="0022591F">
          <w:pPr>
            <w:pStyle w:val="TOC1"/>
            <w:rPr>
              <w:rFonts w:asciiTheme="minorHAnsi" w:hAnsiTheme="minorHAnsi"/>
              <w:noProof/>
              <w:kern w:val="2"/>
              <w:szCs w:val="22"/>
              <w:lang w:eastAsia="fr-FR"/>
              <w14:ligatures w14:val="standardContextual"/>
            </w:rPr>
          </w:pPr>
          <w:hyperlink w:anchor="_Toc153880070" w:history="1">
            <w:r w:rsidRPr="00FD1FD2">
              <w:rPr>
                <w:rStyle w:val="Hyperlink"/>
                <w:noProof/>
                <w:lang w:eastAsia="fr-FR"/>
              </w:rPr>
              <w:t>8.</w:t>
            </w:r>
            <w:r>
              <w:rPr>
                <w:rFonts w:asciiTheme="minorHAnsi" w:hAnsiTheme="minorHAnsi"/>
                <w:noProof/>
                <w:kern w:val="2"/>
                <w:szCs w:val="22"/>
                <w:lang w:eastAsia="fr-FR"/>
                <w14:ligatures w14:val="standardContextual"/>
              </w:rPr>
              <w:tab/>
            </w:r>
            <w:r w:rsidRPr="00FD1FD2">
              <w:rPr>
                <w:rStyle w:val="Hyperlink"/>
                <w:noProof/>
                <w:lang w:eastAsia="fr-FR"/>
              </w:rPr>
              <w:t>Conclusion</w:t>
            </w:r>
            <w:r>
              <w:rPr>
                <w:noProof/>
                <w:webHidden/>
              </w:rPr>
              <w:tab/>
            </w:r>
            <w:r>
              <w:rPr>
                <w:noProof/>
                <w:webHidden/>
              </w:rPr>
              <w:fldChar w:fldCharType="begin"/>
            </w:r>
            <w:r>
              <w:rPr>
                <w:noProof/>
                <w:webHidden/>
              </w:rPr>
              <w:instrText xml:space="preserve"> PAGEREF _Toc153880070 \h </w:instrText>
            </w:r>
            <w:r>
              <w:rPr>
                <w:noProof/>
                <w:webHidden/>
              </w:rPr>
            </w:r>
            <w:r>
              <w:rPr>
                <w:noProof/>
                <w:webHidden/>
              </w:rPr>
              <w:fldChar w:fldCharType="separate"/>
            </w:r>
            <w:r w:rsidR="00D903B1">
              <w:rPr>
                <w:noProof/>
                <w:webHidden/>
              </w:rPr>
              <w:t>12</w:t>
            </w:r>
            <w:r>
              <w:rPr>
                <w:noProof/>
                <w:webHidden/>
              </w:rPr>
              <w:fldChar w:fldCharType="end"/>
            </w:r>
          </w:hyperlink>
        </w:p>
        <w:p w14:paraId="718826D2" w14:textId="14129EC1" w:rsidR="0022591F" w:rsidRDefault="0022591F">
          <w:pPr>
            <w:pStyle w:val="TOC2"/>
            <w:rPr>
              <w:rFonts w:asciiTheme="minorHAnsi" w:hAnsiTheme="minorHAnsi"/>
              <w:noProof/>
              <w:kern w:val="2"/>
              <w:szCs w:val="22"/>
              <w:lang w:eastAsia="fr-FR"/>
              <w14:ligatures w14:val="standardContextual"/>
            </w:rPr>
          </w:pPr>
          <w:hyperlink w:anchor="_Toc153880071" w:history="1">
            <w:r w:rsidRPr="00FD1FD2">
              <w:rPr>
                <w:rStyle w:val="Hyperlink"/>
                <w:noProof/>
              </w:rPr>
              <w:t>8.0.</w:t>
            </w:r>
            <w:r>
              <w:rPr>
                <w:rFonts w:asciiTheme="minorHAnsi" w:hAnsiTheme="minorHAnsi"/>
                <w:noProof/>
                <w:kern w:val="2"/>
                <w:szCs w:val="22"/>
                <w:lang w:eastAsia="fr-FR"/>
                <w14:ligatures w14:val="standardContextual"/>
              </w:rPr>
              <w:tab/>
            </w:r>
            <w:r w:rsidRPr="00FD1FD2">
              <w:rPr>
                <w:rStyle w:val="Hyperlink"/>
                <w:noProof/>
                <w:lang w:eastAsia="fr-FR"/>
              </w:rPr>
              <w:t>Valeur de la documentation pour la sécurité à long terme.</w:t>
            </w:r>
            <w:r>
              <w:rPr>
                <w:noProof/>
                <w:webHidden/>
              </w:rPr>
              <w:tab/>
            </w:r>
            <w:r>
              <w:rPr>
                <w:noProof/>
                <w:webHidden/>
              </w:rPr>
              <w:fldChar w:fldCharType="begin"/>
            </w:r>
            <w:r>
              <w:rPr>
                <w:noProof/>
                <w:webHidden/>
              </w:rPr>
              <w:instrText xml:space="preserve"> PAGEREF _Toc153880071 \h </w:instrText>
            </w:r>
            <w:r>
              <w:rPr>
                <w:noProof/>
                <w:webHidden/>
              </w:rPr>
            </w:r>
            <w:r>
              <w:rPr>
                <w:noProof/>
                <w:webHidden/>
              </w:rPr>
              <w:fldChar w:fldCharType="separate"/>
            </w:r>
            <w:r w:rsidR="00D903B1">
              <w:rPr>
                <w:noProof/>
                <w:webHidden/>
              </w:rPr>
              <w:t>12</w:t>
            </w:r>
            <w:r>
              <w:rPr>
                <w:noProof/>
                <w:webHidden/>
              </w:rPr>
              <w:fldChar w:fldCharType="end"/>
            </w:r>
          </w:hyperlink>
        </w:p>
        <w:p w14:paraId="0F462DD8" w14:textId="0C2E4BDD" w:rsidR="0022591F" w:rsidRDefault="0022591F">
          <w:pPr>
            <w:pStyle w:val="TOC2"/>
            <w:rPr>
              <w:rFonts w:asciiTheme="minorHAnsi" w:hAnsiTheme="minorHAnsi"/>
              <w:noProof/>
              <w:kern w:val="2"/>
              <w:szCs w:val="22"/>
              <w:lang w:eastAsia="fr-FR"/>
              <w14:ligatures w14:val="standardContextual"/>
            </w:rPr>
          </w:pPr>
          <w:hyperlink w:anchor="_Toc153880072" w:history="1">
            <w:r w:rsidRPr="00FD1FD2">
              <w:rPr>
                <w:rStyle w:val="Hyperlink"/>
                <w:noProof/>
              </w:rPr>
              <w:t>8.1.</w:t>
            </w:r>
            <w:r>
              <w:rPr>
                <w:rFonts w:asciiTheme="minorHAnsi" w:hAnsiTheme="minorHAnsi"/>
                <w:noProof/>
                <w:kern w:val="2"/>
                <w:szCs w:val="22"/>
                <w:lang w:eastAsia="fr-FR"/>
                <w14:ligatures w14:val="standardContextual"/>
              </w:rPr>
              <w:tab/>
            </w:r>
            <w:r w:rsidRPr="00FD1FD2">
              <w:rPr>
                <w:rStyle w:val="Hyperlink"/>
                <w:noProof/>
                <w:lang w:eastAsia="fr-FR"/>
              </w:rPr>
              <w:t>Engagement envers l'amélioration continue.</w:t>
            </w:r>
            <w:r>
              <w:rPr>
                <w:noProof/>
                <w:webHidden/>
              </w:rPr>
              <w:tab/>
            </w:r>
            <w:r>
              <w:rPr>
                <w:noProof/>
                <w:webHidden/>
              </w:rPr>
              <w:fldChar w:fldCharType="begin"/>
            </w:r>
            <w:r>
              <w:rPr>
                <w:noProof/>
                <w:webHidden/>
              </w:rPr>
              <w:instrText xml:space="preserve"> PAGEREF _Toc153880072 \h </w:instrText>
            </w:r>
            <w:r>
              <w:rPr>
                <w:noProof/>
                <w:webHidden/>
              </w:rPr>
            </w:r>
            <w:r>
              <w:rPr>
                <w:noProof/>
                <w:webHidden/>
              </w:rPr>
              <w:fldChar w:fldCharType="separate"/>
            </w:r>
            <w:r w:rsidR="00D903B1">
              <w:rPr>
                <w:noProof/>
                <w:webHidden/>
              </w:rPr>
              <w:t>12</w:t>
            </w:r>
            <w:r>
              <w:rPr>
                <w:noProof/>
                <w:webHidden/>
              </w:rPr>
              <w:fldChar w:fldCharType="end"/>
            </w:r>
          </w:hyperlink>
        </w:p>
        <w:p w14:paraId="12596C25" w14:textId="7C72A4A7" w:rsidR="0022591F" w:rsidRDefault="0022591F">
          <w:pPr>
            <w:pStyle w:val="TOC1"/>
            <w:rPr>
              <w:rFonts w:asciiTheme="minorHAnsi" w:hAnsiTheme="minorHAnsi"/>
              <w:noProof/>
              <w:kern w:val="2"/>
              <w:szCs w:val="22"/>
              <w:lang w:eastAsia="fr-FR"/>
              <w14:ligatures w14:val="standardContextual"/>
            </w:rPr>
          </w:pPr>
          <w:hyperlink w:anchor="_Toc153880074" w:history="1">
            <w:r w:rsidRPr="00FD1FD2">
              <w:rPr>
                <w:rStyle w:val="Hyperlink"/>
                <w:rFonts w:cstheme="majorBidi"/>
                <w:noProof/>
              </w:rPr>
              <w:t>9.</w:t>
            </w:r>
            <w:r>
              <w:rPr>
                <w:rFonts w:asciiTheme="minorHAnsi" w:hAnsiTheme="minorHAnsi"/>
                <w:noProof/>
                <w:kern w:val="2"/>
                <w:szCs w:val="22"/>
                <w:lang w:eastAsia="fr-FR"/>
                <w14:ligatures w14:val="standardContextual"/>
              </w:rPr>
              <w:tab/>
            </w:r>
            <w:r w:rsidRPr="00FD1FD2">
              <w:rPr>
                <w:rStyle w:val="Hyperlink"/>
                <w:rFonts w:cstheme="majorBidi"/>
                <w:noProof/>
              </w:rPr>
              <w:t>Table des illustrations</w:t>
            </w:r>
            <w:r>
              <w:rPr>
                <w:noProof/>
                <w:webHidden/>
              </w:rPr>
              <w:tab/>
            </w:r>
            <w:r>
              <w:rPr>
                <w:noProof/>
                <w:webHidden/>
              </w:rPr>
              <w:fldChar w:fldCharType="begin"/>
            </w:r>
            <w:r>
              <w:rPr>
                <w:noProof/>
                <w:webHidden/>
              </w:rPr>
              <w:instrText xml:space="preserve"> PAGEREF _Toc153880074 \h </w:instrText>
            </w:r>
            <w:r>
              <w:rPr>
                <w:noProof/>
                <w:webHidden/>
              </w:rPr>
            </w:r>
            <w:r>
              <w:rPr>
                <w:noProof/>
                <w:webHidden/>
              </w:rPr>
              <w:fldChar w:fldCharType="separate"/>
            </w:r>
            <w:r w:rsidR="00D903B1">
              <w:rPr>
                <w:noProof/>
                <w:webHidden/>
              </w:rPr>
              <w:t>13</w:t>
            </w:r>
            <w:r>
              <w:rPr>
                <w:noProof/>
                <w:webHidden/>
              </w:rPr>
              <w:fldChar w:fldCharType="end"/>
            </w:r>
          </w:hyperlink>
        </w:p>
        <w:p w14:paraId="0B969585" w14:textId="5104D9D3" w:rsidR="0022591F" w:rsidRDefault="0022591F">
          <w:pPr>
            <w:pStyle w:val="TOC1"/>
            <w:rPr>
              <w:rFonts w:asciiTheme="minorHAnsi" w:hAnsiTheme="minorHAnsi"/>
              <w:noProof/>
              <w:kern w:val="2"/>
              <w:szCs w:val="22"/>
              <w:lang w:eastAsia="fr-FR"/>
              <w14:ligatures w14:val="standardContextual"/>
            </w:rPr>
          </w:pPr>
          <w:hyperlink w:anchor="_Toc153880075" w:history="1">
            <w:r w:rsidRPr="00FD1FD2">
              <w:rPr>
                <w:rStyle w:val="Hyperlink"/>
                <w:noProof/>
              </w:rPr>
              <w:t>10.</w:t>
            </w:r>
            <w:r>
              <w:rPr>
                <w:rFonts w:asciiTheme="minorHAnsi" w:hAnsiTheme="minorHAnsi"/>
                <w:noProof/>
                <w:kern w:val="2"/>
                <w:szCs w:val="22"/>
                <w:lang w:eastAsia="fr-FR"/>
                <w14:ligatures w14:val="standardContextual"/>
              </w:rPr>
              <w:tab/>
            </w:r>
            <w:r w:rsidRPr="00FD1FD2">
              <w:rPr>
                <w:rStyle w:val="Hyperlink"/>
                <w:noProof/>
              </w:rPr>
              <w:t>Lexique</w:t>
            </w:r>
            <w:r>
              <w:rPr>
                <w:noProof/>
                <w:webHidden/>
              </w:rPr>
              <w:tab/>
            </w:r>
            <w:r>
              <w:rPr>
                <w:noProof/>
                <w:webHidden/>
              </w:rPr>
              <w:fldChar w:fldCharType="begin"/>
            </w:r>
            <w:r>
              <w:rPr>
                <w:noProof/>
                <w:webHidden/>
              </w:rPr>
              <w:instrText xml:space="preserve"> PAGEREF _Toc153880075 \h </w:instrText>
            </w:r>
            <w:r>
              <w:rPr>
                <w:noProof/>
                <w:webHidden/>
              </w:rPr>
            </w:r>
            <w:r>
              <w:rPr>
                <w:noProof/>
                <w:webHidden/>
              </w:rPr>
              <w:fldChar w:fldCharType="separate"/>
            </w:r>
            <w:r w:rsidR="00D903B1">
              <w:rPr>
                <w:noProof/>
                <w:webHidden/>
              </w:rPr>
              <w:t>14</w:t>
            </w:r>
            <w:r>
              <w:rPr>
                <w:noProof/>
                <w:webHidden/>
              </w:rPr>
              <w:fldChar w:fldCharType="end"/>
            </w:r>
          </w:hyperlink>
        </w:p>
        <w:p w14:paraId="0227E0AC" w14:textId="2AF2CD22" w:rsidR="00266EA4" w:rsidRDefault="00DF5811" w:rsidP="00266EA4">
          <w:pPr>
            <w:ind w:firstLine="0"/>
            <w:rPr>
              <w:rFonts w:cstheme="majorBidi"/>
              <w:szCs w:val="22"/>
            </w:rPr>
          </w:pPr>
          <w:r>
            <w:fldChar w:fldCharType="end"/>
          </w:r>
        </w:p>
      </w:sdtContent>
    </w:sdt>
    <w:bookmarkStart w:id="0" w:name="_Toc153877161" w:displacedByCustomXml="prev"/>
    <w:bookmarkStart w:id="1" w:name="_Toc152783548" w:displacedByCustomXml="prev"/>
    <w:bookmarkStart w:id="2" w:name="_Toc152790719" w:displacedByCustomXml="prev"/>
    <w:p w14:paraId="7D77D1AC" w14:textId="77777777" w:rsidR="00266EA4" w:rsidRDefault="00266EA4" w:rsidP="00266EA4">
      <w:pPr>
        <w:rPr>
          <w:lang w:eastAsia="fr-FR"/>
        </w:rPr>
      </w:pPr>
    </w:p>
    <w:p w14:paraId="1E1AE681" w14:textId="77777777" w:rsidR="005420B9" w:rsidRDefault="005420B9" w:rsidP="00266EA4">
      <w:pPr>
        <w:rPr>
          <w:lang w:eastAsia="fr-FR"/>
        </w:rPr>
      </w:pPr>
    </w:p>
    <w:p w14:paraId="11B2FBA5" w14:textId="77777777" w:rsidR="005420B9" w:rsidRDefault="005420B9" w:rsidP="00266EA4">
      <w:pPr>
        <w:rPr>
          <w:lang w:eastAsia="fr-FR"/>
        </w:rPr>
      </w:pPr>
    </w:p>
    <w:p w14:paraId="51A66D84" w14:textId="77777777" w:rsidR="005420B9" w:rsidRDefault="005420B9" w:rsidP="00266EA4">
      <w:pPr>
        <w:rPr>
          <w:lang w:eastAsia="fr-FR"/>
        </w:rPr>
      </w:pPr>
    </w:p>
    <w:p w14:paraId="2CD961C7" w14:textId="77777777" w:rsidR="005420B9" w:rsidRDefault="005420B9" w:rsidP="00266EA4">
      <w:pPr>
        <w:rPr>
          <w:lang w:eastAsia="fr-FR"/>
        </w:rPr>
      </w:pPr>
    </w:p>
    <w:p w14:paraId="26C16DE0" w14:textId="77777777" w:rsidR="005420B9" w:rsidRDefault="005420B9" w:rsidP="00266EA4">
      <w:pPr>
        <w:rPr>
          <w:lang w:eastAsia="fr-FR"/>
        </w:rPr>
      </w:pPr>
    </w:p>
    <w:p w14:paraId="3257C2F3" w14:textId="77777777" w:rsidR="005420B9" w:rsidRDefault="005420B9" w:rsidP="00266EA4">
      <w:pPr>
        <w:rPr>
          <w:lang w:eastAsia="fr-FR"/>
        </w:rPr>
      </w:pPr>
    </w:p>
    <w:p w14:paraId="48AF72FF" w14:textId="77777777" w:rsidR="005420B9" w:rsidRDefault="005420B9" w:rsidP="00266EA4">
      <w:pPr>
        <w:rPr>
          <w:lang w:eastAsia="fr-FR"/>
        </w:rPr>
      </w:pPr>
    </w:p>
    <w:p w14:paraId="3CA99AE3" w14:textId="77777777" w:rsidR="005420B9" w:rsidRDefault="005420B9" w:rsidP="00266EA4">
      <w:pPr>
        <w:rPr>
          <w:lang w:eastAsia="fr-FR"/>
        </w:rPr>
      </w:pPr>
    </w:p>
    <w:p w14:paraId="42A311CA" w14:textId="77777777" w:rsidR="005420B9" w:rsidRDefault="005420B9" w:rsidP="00266EA4">
      <w:pPr>
        <w:rPr>
          <w:lang w:eastAsia="fr-FR"/>
        </w:rPr>
      </w:pPr>
    </w:p>
    <w:p w14:paraId="05AC47B4" w14:textId="77777777" w:rsidR="005420B9" w:rsidRDefault="005420B9" w:rsidP="00266EA4">
      <w:pPr>
        <w:rPr>
          <w:lang w:eastAsia="fr-FR"/>
        </w:rPr>
      </w:pPr>
    </w:p>
    <w:p w14:paraId="74D0CE07" w14:textId="77777777" w:rsidR="005420B9" w:rsidRDefault="005420B9" w:rsidP="00266EA4">
      <w:pPr>
        <w:rPr>
          <w:lang w:eastAsia="fr-FR"/>
        </w:rPr>
      </w:pPr>
    </w:p>
    <w:p w14:paraId="3869A47C" w14:textId="77777777" w:rsidR="005420B9" w:rsidRDefault="005420B9" w:rsidP="00266EA4">
      <w:pPr>
        <w:rPr>
          <w:lang w:eastAsia="fr-FR"/>
        </w:rPr>
      </w:pPr>
    </w:p>
    <w:p w14:paraId="4B48D267" w14:textId="77777777" w:rsidR="005420B9" w:rsidRDefault="005420B9" w:rsidP="00266EA4">
      <w:pPr>
        <w:rPr>
          <w:lang w:eastAsia="fr-FR"/>
        </w:rPr>
      </w:pPr>
    </w:p>
    <w:p w14:paraId="267B7F07" w14:textId="77777777" w:rsidR="005420B9" w:rsidRDefault="005420B9" w:rsidP="00266EA4">
      <w:pPr>
        <w:rPr>
          <w:lang w:eastAsia="fr-FR"/>
        </w:rPr>
      </w:pPr>
    </w:p>
    <w:p w14:paraId="437616B5" w14:textId="77777777" w:rsidR="005420B9" w:rsidRDefault="005420B9" w:rsidP="00266EA4">
      <w:pPr>
        <w:rPr>
          <w:lang w:eastAsia="fr-FR"/>
        </w:rPr>
      </w:pPr>
    </w:p>
    <w:p w14:paraId="69660788" w14:textId="77777777" w:rsidR="005420B9" w:rsidRDefault="005420B9" w:rsidP="00266EA4">
      <w:pPr>
        <w:rPr>
          <w:lang w:eastAsia="fr-FR"/>
        </w:rPr>
      </w:pPr>
    </w:p>
    <w:p w14:paraId="7A2BE395" w14:textId="77777777" w:rsidR="005420B9" w:rsidRDefault="005420B9" w:rsidP="00266EA4">
      <w:pPr>
        <w:rPr>
          <w:lang w:eastAsia="fr-FR"/>
        </w:rPr>
      </w:pPr>
    </w:p>
    <w:p w14:paraId="1D78F287" w14:textId="77777777" w:rsidR="005420B9" w:rsidRDefault="005420B9" w:rsidP="00266EA4">
      <w:pPr>
        <w:rPr>
          <w:lang w:eastAsia="fr-FR"/>
        </w:rPr>
      </w:pPr>
    </w:p>
    <w:p w14:paraId="589872F2" w14:textId="77777777" w:rsidR="005420B9" w:rsidRDefault="005420B9" w:rsidP="00266EA4">
      <w:pPr>
        <w:rPr>
          <w:lang w:eastAsia="fr-FR"/>
        </w:rPr>
      </w:pPr>
    </w:p>
    <w:p w14:paraId="2049CB7C" w14:textId="77777777" w:rsidR="005420B9" w:rsidRDefault="005420B9" w:rsidP="00266EA4">
      <w:pPr>
        <w:rPr>
          <w:lang w:eastAsia="fr-FR"/>
        </w:rPr>
      </w:pPr>
    </w:p>
    <w:p w14:paraId="1F0DD7BB" w14:textId="77777777" w:rsidR="005420B9" w:rsidRDefault="005420B9" w:rsidP="00266EA4">
      <w:pPr>
        <w:rPr>
          <w:lang w:eastAsia="fr-FR"/>
        </w:rPr>
      </w:pPr>
    </w:p>
    <w:p w14:paraId="25A48B6D" w14:textId="77777777" w:rsidR="005420B9" w:rsidRDefault="005420B9" w:rsidP="00266EA4">
      <w:pPr>
        <w:rPr>
          <w:lang w:eastAsia="fr-FR"/>
        </w:rPr>
      </w:pPr>
    </w:p>
    <w:p w14:paraId="27DC471A" w14:textId="77777777" w:rsidR="005420B9" w:rsidRDefault="005420B9" w:rsidP="00266EA4">
      <w:pPr>
        <w:rPr>
          <w:lang w:eastAsia="fr-FR"/>
        </w:rPr>
      </w:pPr>
    </w:p>
    <w:p w14:paraId="695BFCBD" w14:textId="77777777" w:rsidR="005420B9" w:rsidRDefault="005420B9" w:rsidP="00266EA4">
      <w:pPr>
        <w:rPr>
          <w:lang w:eastAsia="fr-FR"/>
        </w:rPr>
      </w:pPr>
    </w:p>
    <w:p w14:paraId="72FEDD1F" w14:textId="77777777" w:rsidR="005420B9" w:rsidRPr="00266EA4" w:rsidRDefault="005420B9" w:rsidP="00266EA4">
      <w:pPr>
        <w:rPr>
          <w:lang w:eastAsia="fr-FR"/>
        </w:rPr>
      </w:pPr>
    </w:p>
    <w:p w14:paraId="750CDF8A" w14:textId="13ACC905" w:rsidR="00A364CD" w:rsidRDefault="00A17909" w:rsidP="00266EA4">
      <w:pPr>
        <w:pStyle w:val="Heading1"/>
        <w:rPr>
          <w:lang w:eastAsia="fr-FR"/>
        </w:rPr>
      </w:pPr>
      <w:bookmarkStart w:id="3" w:name="_Toc153880040"/>
      <w:r w:rsidRPr="672D30BB">
        <w:rPr>
          <w:lang w:eastAsia="fr-FR"/>
        </w:rPr>
        <w:t xml:space="preserve">Contexte </w:t>
      </w:r>
      <w:r>
        <w:rPr>
          <w:lang w:eastAsia="fr-FR"/>
        </w:rPr>
        <w:t>Livrable</w:t>
      </w:r>
      <w:bookmarkEnd w:id="0"/>
      <w:bookmarkEnd w:id="3"/>
    </w:p>
    <w:p w14:paraId="58266A76" w14:textId="09E8A8CC" w:rsidR="004F3847" w:rsidRPr="004F3847" w:rsidRDefault="00A364CD" w:rsidP="00A364CD">
      <w:pPr>
        <w:rPr>
          <w:lang w:eastAsia="fr-FR"/>
        </w:rPr>
      </w:pPr>
      <w:r>
        <w:rPr>
          <w:lang w:eastAsia="fr-FR"/>
        </w:rPr>
        <w:t>Dans le cadre de notre projet pour ABSTERGO, il est primordial de fournir une documentation complète au futur administrateur. Celle-ci inclura les diverses procédures et scripts que nous avons mis en œuvre. Par ailleurs, il est essentiel de conscientiser la direction aux risques informatiques en identifiant dix menaces potentielles et en détaillant les solutions spécifiques que nous avons développées pour les contrer, garantissant ainsi une sécurité optimisée et une réponse proactive face aux vulnérabilités du système d'information.</w:t>
      </w:r>
    </w:p>
    <w:p w14:paraId="710AEE70" w14:textId="359244BF" w:rsidR="00097FA4" w:rsidRDefault="000C4773" w:rsidP="00632CD1">
      <w:pPr>
        <w:pStyle w:val="Heading1"/>
      </w:pPr>
      <w:bookmarkStart w:id="4" w:name="_Toc153877162"/>
      <w:bookmarkStart w:id="5" w:name="_Toc153880041"/>
      <w:r>
        <w:t>Role</w:t>
      </w:r>
      <w:r w:rsidR="00061FE8">
        <w:t xml:space="preserve"> de la documentation</w:t>
      </w:r>
      <w:bookmarkEnd w:id="4"/>
      <w:bookmarkEnd w:id="5"/>
    </w:p>
    <w:p w14:paraId="7F921D12" w14:textId="6B3CBAC2" w:rsidR="006100E1" w:rsidRDefault="001841A9" w:rsidP="007C7E34">
      <w:r w:rsidRPr="001841A9">
        <w:t>Cette documentation vise à fournir une référence concise et facile à suivre pour les administrateurs système responsables de la mise en place, de la gestion et de la maintenance d'un environnement de réseau informatique d'entreprise. Elle traite de l'installation de services critiques, de la gestion des utilisateurs, de la sécurisation du réseau et de la préparation aux différents risques IT.</w:t>
      </w:r>
    </w:p>
    <w:p w14:paraId="44E1F353" w14:textId="77777777" w:rsidR="006100E1" w:rsidRPr="00B33C08" w:rsidRDefault="006100E1" w:rsidP="007F1853">
      <w:pPr>
        <w:ind w:firstLine="0"/>
      </w:pPr>
    </w:p>
    <w:p w14:paraId="169A9A0D" w14:textId="69790D9D" w:rsidR="12D2D1F8" w:rsidRDefault="490B2AB5" w:rsidP="007F1853">
      <w:pPr>
        <w:pStyle w:val="Heading1"/>
        <w:rPr>
          <w:lang w:eastAsia="fr-FR"/>
        </w:rPr>
      </w:pPr>
      <w:bookmarkStart w:id="6" w:name="_Toc153877163"/>
      <w:bookmarkStart w:id="7" w:name="_Toc153880042"/>
      <w:r w:rsidRPr="1DEB3F03">
        <w:rPr>
          <w:lang w:eastAsia="fr-FR"/>
        </w:rPr>
        <w:t>M</w:t>
      </w:r>
      <w:r w:rsidR="007F1853" w:rsidRPr="1DEB3F03">
        <w:rPr>
          <w:lang w:eastAsia="fr-FR"/>
        </w:rPr>
        <w:t xml:space="preserve">ise en place de </w:t>
      </w:r>
      <w:r w:rsidR="007F1853" w:rsidRPr="0033F708">
        <w:rPr>
          <w:lang w:eastAsia="fr-FR"/>
        </w:rPr>
        <w:t xml:space="preserve">l’active </w:t>
      </w:r>
      <w:r w:rsidR="007F1853" w:rsidRPr="22D773DC">
        <w:rPr>
          <w:lang w:eastAsia="fr-FR"/>
        </w:rPr>
        <w:t>directory</w:t>
      </w:r>
      <w:bookmarkEnd w:id="6"/>
      <w:bookmarkEnd w:id="7"/>
    </w:p>
    <w:p w14:paraId="42D1DF12" w14:textId="51150CD9" w:rsidR="0078203F" w:rsidRPr="0078203F" w:rsidRDefault="490B2AB5" w:rsidP="002A0007">
      <w:pPr>
        <w:pStyle w:val="Heading2"/>
      </w:pPr>
      <w:bookmarkStart w:id="8" w:name="_Toc153877164"/>
      <w:bookmarkStart w:id="9" w:name="_Toc153880043"/>
      <w:r>
        <w:t>D</w:t>
      </w:r>
      <w:r w:rsidR="007F1853">
        <w:t>éploiement de l’ADDS et réplication en lecture seule</w:t>
      </w:r>
      <w:bookmarkEnd w:id="8"/>
      <w:bookmarkEnd w:id="9"/>
    </w:p>
    <w:p w14:paraId="23E6CB05" w14:textId="77777777" w:rsidR="00C67518" w:rsidRDefault="00E704C6" w:rsidP="00C67518">
      <w:pPr>
        <w:keepNext/>
      </w:pPr>
      <w:r w:rsidRPr="00E704C6">
        <w:rPr>
          <w:noProof/>
        </w:rPr>
        <w:drawing>
          <wp:inline distT="0" distB="0" distL="0" distR="0" wp14:anchorId="0EC3E85C" wp14:editId="0CB5D3D0">
            <wp:extent cx="5210902" cy="3562847"/>
            <wp:effectExtent l="0" t="0" r="8890" b="0"/>
            <wp:docPr id="958470528" name="Image 958470528"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70528" name="Image 1" descr="Une image contenant texte, Appareils électroniques, capture d’écran, Police&#10;&#10;Description générée automatiquement"/>
                    <pic:cNvPicPr/>
                  </pic:nvPicPr>
                  <pic:blipFill>
                    <a:blip r:embed="rId21"/>
                    <a:stretch>
                      <a:fillRect/>
                    </a:stretch>
                  </pic:blipFill>
                  <pic:spPr>
                    <a:xfrm>
                      <a:off x="0" y="0"/>
                      <a:ext cx="5210902" cy="3562847"/>
                    </a:xfrm>
                    <a:prstGeom prst="rect">
                      <a:avLst/>
                    </a:prstGeom>
                  </pic:spPr>
                </pic:pic>
              </a:graphicData>
            </a:graphic>
          </wp:inline>
        </w:drawing>
      </w:r>
    </w:p>
    <w:p w14:paraId="4DAF3537" w14:textId="6DBE9119" w:rsidR="007F1853" w:rsidRPr="007F1853" w:rsidRDefault="00C67518" w:rsidP="00C67518">
      <w:pPr>
        <w:pStyle w:val="Caption"/>
        <w:jc w:val="center"/>
        <w:rPr>
          <w:sz w:val="24"/>
          <w:szCs w:val="24"/>
        </w:rPr>
      </w:pPr>
      <w:bookmarkStart w:id="10" w:name="_Toc153879554"/>
      <w:r w:rsidRPr="00551519">
        <w:rPr>
          <w:sz w:val="24"/>
          <w:szCs w:val="24"/>
        </w:rPr>
        <w:t xml:space="preserve">Figure </w:t>
      </w:r>
      <w:r w:rsidRPr="00551519">
        <w:rPr>
          <w:sz w:val="24"/>
          <w:szCs w:val="24"/>
        </w:rPr>
        <w:fldChar w:fldCharType="begin"/>
      </w:r>
      <w:r w:rsidRPr="00551519">
        <w:rPr>
          <w:sz w:val="24"/>
          <w:szCs w:val="24"/>
        </w:rPr>
        <w:instrText xml:space="preserve"> SEQ Figure \* ARABIC </w:instrText>
      </w:r>
      <w:r w:rsidRPr="00551519">
        <w:rPr>
          <w:sz w:val="24"/>
          <w:szCs w:val="24"/>
        </w:rPr>
        <w:fldChar w:fldCharType="separate"/>
      </w:r>
      <w:r w:rsidR="00D903B1">
        <w:rPr>
          <w:noProof/>
          <w:sz w:val="24"/>
          <w:szCs w:val="24"/>
        </w:rPr>
        <w:t>1</w:t>
      </w:r>
      <w:r w:rsidRPr="00551519">
        <w:rPr>
          <w:sz w:val="24"/>
          <w:szCs w:val="24"/>
        </w:rPr>
        <w:fldChar w:fldCharType="end"/>
      </w:r>
      <w:r w:rsidRPr="00551519">
        <w:rPr>
          <w:sz w:val="24"/>
          <w:szCs w:val="24"/>
        </w:rPr>
        <w:t xml:space="preserve"> Script d'installation de l'AD DS et du Serveur DNS</w:t>
      </w:r>
      <w:bookmarkEnd w:id="10"/>
    </w:p>
    <w:p w14:paraId="76224B45" w14:textId="66DE5B14" w:rsidR="007F1853" w:rsidRPr="007F1853" w:rsidRDefault="00575D62" w:rsidP="007F1853">
      <w:r>
        <w:t xml:space="preserve">La réplication de l’AD DS </w:t>
      </w:r>
      <w:r w:rsidR="00191169">
        <w:t>pour le site distant est RODC (Lecture seule)</w:t>
      </w:r>
    </w:p>
    <w:p w14:paraId="5B96D8B9" w14:textId="77777777" w:rsidR="00F8792E" w:rsidRDefault="00F8792E" w:rsidP="00A75133"/>
    <w:p w14:paraId="1C7E7EE1" w14:textId="77777777" w:rsidR="003D6C87" w:rsidRPr="007F1853" w:rsidRDefault="003D6C87" w:rsidP="00E03906">
      <w:pPr>
        <w:ind w:firstLine="0"/>
      </w:pPr>
    </w:p>
    <w:p w14:paraId="56D9AE8E" w14:textId="24CCB580" w:rsidR="008C613F" w:rsidRPr="00F908F7" w:rsidRDefault="490B2AB5" w:rsidP="00E03906">
      <w:pPr>
        <w:pStyle w:val="Heading2"/>
        <w:rPr>
          <w:lang w:eastAsia="fr-FR"/>
        </w:rPr>
      </w:pPr>
      <w:bookmarkStart w:id="11" w:name="_Toc153877166"/>
      <w:bookmarkStart w:id="12" w:name="_Toc153880044"/>
      <w:r w:rsidRPr="4F4ED078">
        <w:rPr>
          <w:lang w:eastAsia="fr-FR"/>
        </w:rPr>
        <w:t>D</w:t>
      </w:r>
      <w:r w:rsidR="007F1853" w:rsidRPr="4F4ED078">
        <w:rPr>
          <w:lang w:eastAsia="fr-FR"/>
        </w:rPr>
        <w:t>éploiement d’un</w:t>
      </w:r>
      <w:r w:rsidR="007F1853" w:rsidRPr="35A1D64F">
        <w:rPr>
          <w:lang w:eastAsia="fr-FR"/>
        </w:rPr>
        <w:t xml:space="preserve"> serveur DHCP</w:t>
      </w:r>
      <w:bookmarkEnd w:id="11"/>
      <w:bookmarkEnd w:id="12"/>
    </w:p>
    <w:p w14:paraId="6F2F792D" w14:textId="390A17D6" w:rsidR="007F1853" w:rsidRPr="007F1853" w:rsidRDefault="00847DAB" w:rsidP="007F1853">
      <w:pPr>
        <w:rPr>
          <w:lang w:eastAsia="fr-FR"/>
        </w:rPr>
      </w:pPr>
      <w:r w:rsidRPr="00847DAB">
        <w:rPr>
          <w:noProof/>
          <w:lang w:eastAsia="fr-FR"/>
        </w:rPr>
        <w:drawing>
          <wp:inline distT="0" distB="0" distL="0" distR="0" wp14:anchorId="5E3542B1" wp14:editId="3C4C6860">
            <wp:extent cx="4686954" cy="2048161"/>
            <wp:effectExtent l="0" t="0" r="0" b="9525"/>
            <wp:docPr id="1087110790" name="Image 1087110790"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0790" name="Image 1" descr="Une image contenant texte, capture d’écran, affichage, logiciel&#10;&#10;Description générée automatiquement"/>
                    <pic:cNvPicPr/>
                  </pic:nvPicPr>
                  <pic:blipFill>
                    <a:blip r:embed="rId22"/>
                    <a:stretch>
                      <a:fillRect/>
                    </a:stretch>
                  </pic:blipFill>
                  <pic:spPr>
                    <a:xfrm>
                      <a:off x="0" y="0"/>
                      <a:ext cx="4686954" cy="2048161"/>
                    </a:xfrm>
                    <a:prstGeom prst="rect">
                      <a:avLst/>
                    </a:prstGeom>
                  </pic:spPr>
                </pic:pic>
              </a:graphicData>
            </a:graphic>
          </wp:inline>
        </w:drawing>
      </w:r>
    </w:p>
    <w:p w14:paraId="3746AE17" w14:textId="77777777" w:rsidR="00F8792E" w:rsidRDefault="00F8792E" w:rsidP="007F1853">
      <w:pPr>
        <w:rPr>
          <w:lang w:eastAsia="fr-FR"/>
        </w:rPr>
      </w:pPr>
    </w:p>
    <w:p w14:paraId="1DB31B23" w14:textId="09662F40" w:rsidR="00A75133" w:rsidRPr="007F1853" w:rsidRDefault="00226D48" w:rsidP="007F1853">
      <w:pPr>
        <w:rPr>
          <w:lang w:eastAsia="fr-FR"/>
        </w:rPr>
      </w:pPr>
      <w:r w:rsidRPr="00226D48">
        <w:rPr>
          <w:noProof/>
          <w:lang w:eastAsia="fr-FR"/>
        </w:rPr>
        <w:drawing>
          <wp:inline distT="0" distB="0" distL="0" distR="0" wp14:anchorId="302F6BF7" wp14:editId="755581A8">
            <wp:extent cx="6017260" cy="1980565"/>
            <wp:effectExtent l="0" t="0" r="2540" b="635"/>
            <wp:docPr id="150244086" name="Image 150244086"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4086" name="Image 1" descr="Une image contenant texte, Police, ligne, capture d’écran&#10;&#10;Description générée automatiquement"/>
                    <pic:cNvPicPr/>
                  </pic:nvPicPr>
                  <pic:blipFill>
                    <a:blip r:embed="rId23"/>
                    <a:stretch>
                      <a:fillRect/>
                    </a:stretch>
                  </pic:blipFill>
                  <pic:spPr>
                    <a:xfrm>
                      <a:off x="0" y="0"/>
                      <a:ext cx="6017260" cy="1980565"/>
                    </a:xfrm>
                    <a:prstGeom prst="rect">
                      <a:avLst/>
                    </a:prstGeom>
                  </pic:spPr>
                </pic:pic>
              </a:graphicData>
            </a:graphic>
          </wp:inline>
        </w:drawing>
      </w:r>
    </w:p>
    <w:p w14:paraId="634036AA" w14:textId="77777777" w:rsidR="006966BF" w:rsidRDefault="006966BF" w:rsidP="007F1853">
      <w:pPr>
        <w:rPr>
          <w:lang w:eastAsia="fr-FR"/>
        </w:rPr>
      </w:pPr>
    </w:p>
    <w:p w14:paraId="1F72FC9E" w14:textId="4AE0F2AF" w:rsidR="006966BF" w:rsidRPr="007F1853" w:rsidRDefault="00F87DBC" w:rsidP="007F1853">
      <w:pPr>
        <w:rPr>
          <w:lang w:eastAsia="fr-FR"/>
        </w:rPr>
      </w:pPr>
      <w:r w:rsidRPr="00F87DBC">
        <w:rPr>
          <w:noProof/>
          <w:lang w:eastAsia="fr-FR"/>
        </w:rPr>
        <w:drawing>
          <wp:inline distT="0" distB="0" distL="0" distR="0" wp14:anchorId="14D6E9A7" wp14:editId="7DFA657A">
            <wp:extent cx="6017260" cy="1976755"/>
            <wp:effectExtent l="0" t="0" r="2540" b="4445"/>
            <wp:docPr id="1469116402" name="Image 146911640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16402" name="Image 1" descr="Une image contenant texte, Police, capture d’écran&#10;&#10;Description générée automatiquement"/>
                    <pic:cNvPicPr/>
                  </pic:nvPicPr>
                  <pic:blipFill>
                    <a:blip r:embed="rId24"/>
                    <a:stretch>
                      <a:fillRect/>
                    </a:stretch>
                  </pic:blipFill>
                  <pic:spPr>
                    <a:xfrm>
                      <a:off x="0" y="0"/>
                      <a:ext cx="6017260" cy="1976755"/>
                    </a:xfrm>
                    <a:prstGeom prst="rect">
                      <a:avLst/>
                    </a:prstGeom>
                  </pic:spPr>
                </pic:pic>
              </a:graphicData>
            </a:graphic>
          </wp:inline>
        </w:drawing>
      </w:r>
    </w:p>
    <w:p w14:paraId="1C5C6E45" w14:textId="77777777" w:rsidR="00F8792E" w:rsidRDefault="00F8792E" w:rsidP="007F1853">
      <w:pPr>
        <w:rPr>
          <w:lang w:eastAsia="fr-FR"/>
        </w:rPr>
      </w:pPr>
    </w:p>
    <w:p w14:paraId="4806B904" w14:textId="77777777" w:rsidR="00F8792E" w:rsidRDefault="00F8792E" w:rsidP="00E03906">
      <w:pPr>
        <w:ind w:firstLine="0"/>
        <w:rPr>
          <w:lang w:eastAsia="fr-FR"/>
        </w:rPr>
      </w:pPr>
    </w:p>
    <w:p w14:paraId="33834C78" w14:textId="77777777" w:rsidR="00B20AD1" w:rsidRDefault="00B20AD1" w:rsidP="00E03906">
      <w:pPr>
        <w:ind w:firstLine="0"/>
        <w:rPr>
          <w:lang w:eastAsia="fr-FR"/>
        </w:rPr>
      </w:pPr>
    </w:p>
    <w:p w14:paraId="6367D83C" w14:textId="77777777" w:rsidR="00B20AD1" w:rsidRPr="007F1853" w:rsidRDefault="00B20AD1" w:rsidP="00E03906">
      <w:pPr>
        <w:ind w:firstLine="0"/>
        <w:rPr>
          <w:lang w:eastAsia="fr-FR"/>
        </w:rPr>
      </w:pPr>
    </w:p>
    <w:p w14:paraId="06595C70" w14:textId="414AF519" w:rsidR="490B2AB5" w:rsidRDefault="490B2AB5" w:rsidP="007F1853">
      <w:pPr>
        <w:pStyle w:val="Heading2"/>
        <w:rPr>
          <w:lang w:eastAsia="fr-FR"/>
        </w:rPr>
      </w:pPr>
      <w:bookmarkStart w:id="13" w:name="_Toc153877167"/>
      <w:bookmarkStart w:id="14" w:name="_Toc153880045"/>
      <w:r w:rsidRPr="61CCB418">
        <w:rPr>
          <w:lang w:eastAsia="fr-FR"/>
        </w:rPr>
        <w:t>D</w:t>
      </w:r>
      <w:r w:rsidR="007F1853" w:rsidRPr="61CCB418">
        <w:rPr>
          <w:lang w:eastAsia="fr-FR"/>
        </w:rPr>
        <w:t xml:space="preserve">éploiement d’un serveur </w:t>
      </w:r>
      <w:r w:rsidR="007F1853">
        <w:rPr>
          <w:lang w:eastAsia="fr-FR"/>
        </w:rPr>
        <w:t>WSUS</w:t>
      </w:r>
      <w:bookmarkEnd w:id="13"/>
      <w:bookmarkEnd w:id="14"/>
    </w:p>
    <w:p w14:paraId="07E7397F" w14:textId="085DFADB" w:rsidR="00EB3207" w:rsidRPr="00EB3207" w:rsidRDefault="0065009F" w:rsidP="00EB3207">
      <w:pPr>
        <w:rPr>
          <w:lang w:eastAsia="fr-FR"/>
        </w:rPr>
      </w:pPr>
      <w:r>
        <w:rPr>
          <w:lang w:eastAsia="fr-FR"/>
        </w:rPr>
        <w:t>L’installation</w:t>
      </w:r>
      <w:r w:rsidR="00EB3207" w:rsidRPr="00EB3207">
        <w:rPr>
          <w:lang w:eastAsia="fr-FR"/>
        </w:rPr>
        <w:t xml:space="preserve"> et </w:t>
      </w:r>
      <w:r>
        <w:rPr>
          <w:lang w:eastAsia="fr-FR"/>
        </w:rPr>
        <w:t xml:space="preserve">la </w:t>
      </w:r>
      <w:r w:rsidR="00EB3207" w:rsidRPr="00EB3207">
        <w:rPr>
          <w:lang w:eastAsia="fr-FR"/>
        </w:rPr>
        <w:t>configur</w:t>
      </w:r>
      <w:r>
        <w:rPr>
          <w:lang w:eastAsia="fr-FR"/>
        </w:rPr>
        <w:t>ation de</w:t>
      </w:r>
      <w:r w:rsidR="00EB3207" w:rsidRPr="00EB3207">
        <w:rPr>
          <w:lang w:eastAsia="fr-FR"/>
        </w:rPr>
        <w:t xml:space="preserve"> Windows Server Update Services (WSUS) </w:t>
      </w:r>
      <w:r>
        <w:rPr>
          <w:lang w:eastAsia="fr-FR"/>
        </w:rPr>
        <w:t>sert à</w:t>
      </w:r>
      <w:r w:rsidR="00EB3207" w:rsidRPr="00EB3207">
        <w:rPr>
          <w:lang w:eastAsia="fr-FR"/>
        </w:rPr>
        <w:t xml:space="preserve"> gérer la distribution des mises à jour de sécurité et des correctifs pour les systèmes Windows dans l'entreprise.</w:t>
      </w:r>
    </w:p>
    <w:p w14:paraId="3D62AE4F" w14:textId="0108ED0F" w:rsidR="005420B9" w:rsidRPr="00EB3207" w:rsidRDefault="00780C53" w:rsidP="00E03906">
      <w:pPr>
        <w:rPr>
          <w:lang w:eastAsia="fr-FR"/>
        </w:rPr>
      </w:pPr>
      <w:r>
        <w:rPr>
          <w:lang w:eastAsia="fr-FR"/>
        </w:rPr>
        <w:t>Les mises à jour sont stockées dans un lecteur dédié.</w:t>
      </w:r>
    </w:p>
    <w:p w14:paraId="0964C21A" w14:textId="301BD2C6" w:rsidR="490B2AB5" w:rsidRDefault="490B2AB5" w:rsidP="007F1853">
      <w:pPr>
        <w:pStyle w:val="Heading2"/>
        <w:rPr>
          <w:lang w:eastAsia="fr-FR"/>
        </w:rPr>
      </w:pPr>
      <w:bookmarkStart w:id="15" w:name="_Toc153877168"/>
      <w:bookmarkStart w:id="16" w:name="_Toc153880046"/>
      <w:r w:rsidRPr="59FE46F5">
        <w:rPr>
          <w:lang w:eastAsia="fr-FR"/>
        </w:rPr>
        <w:t>M</w:t>
      </w:r>
      <w:r w:rsidR="007F1853" w:rsidRPr="59FE46F5">
        <w:rPr>
          <w:lang w:eastAsia="fr-FR"/>
        </w:rPr>
        <w:t xml:space="preserve">ise en place des </w:t>
      </w:r>
      <w:r w:rsidR="007F1853">
        <w:rPr>
          <w:lang w:eastAsia="fr-FR"/>
        </w:rPr>
        <w:t>unité d’organisation</w:t>
      </w:r>
      <w:r w:rsidR="007F1853" w:rsidRPr="59FE46F5">
        <w:rPr>
          <w:lang w:eastAsia="fr-FR"/>
        </w:rPr>
        <w:t xml:space="preserve"> et des groupes</w:t>
      </w:r>
      <w:bookmarkEnd w:id="15"/>
      <w:bookmarkEnd w:id="16"/>
    </w:p>
    <w:p w14:paraId="68D3119D" w14:textId="3970D789" w:rsidR="00683F18" w:rsidRPr="00632CD1" w:rsidRDefault="00C02D6A" w:rsidP="005420B9">
      <w:pPr>
        <w:rPr>
          <w:lang w:eastAsia="fr-FR"/>
        </w:rPr>
      </w:pPr>
      <w:r w:rsidRPr="00C02D6A">
        <w:rPr>
          <w:lang w:eastAsia="fr-FR"/>
        </w:rPr>
        <w:t>Créer une structure d'unités d'organisation (OU) dans AD pour refléter l'organisation de l'entreprise et faciliter la gestion des politiques de groupe et des permissions.</w:t>
      </w:r>
    </w:p>
    <w:p w14:paraId="58698D5E" w14:textId="77777777" w:rsidR="00C233D5" w:rsidRPr="00632CD1" w:rsidRDefault="00C233D5" w:rsidP="00683F18">
      <w:pPr>
        <w:rPr>
          <w:lang w:eastAsia="fr-FR"/>
        </w:rPr>
      </w:pPr>
    </w:p>
    <w:p w14:paraId="7B14B181" w14:textId="4D37130B" w:rsidR="008215EC" w:rsidRPr="008215EC" w:rsidRDefault="490B2AB5" w:rsidP="008215EC">
      <w:pPr>
        <w:pStyle w:val="Heading2"/>
        <w:rPr>
          <w:lang w:eastAsia="fr-FR"/>
        </w:rPr>
      </w:pPr>
      <w:bookmarkStart w:id="17" w:name="_Toc153877169"/>
      <w:bookmarkStart w:id="18" w:name="_Toc153880047"/>
      <w:r w:rsidRPr="607D628A">
        <w:rPr>
          <w:lang w:eastAsia="fr-FR"/>
        </w:rPr>
        <w:t>M</w:t>
      </w:r>
      <w:r w:rsidR="007F1853">
        <w:rPr>
          <w:lang w:eastAsia="fr-FR"/>
        </w:rPr>
        <w:t>ise</w:t>
      </w:r>
      <w:r w:rsidRPr="607D628A">
        <w:rPr>
          <w:lang w:eastAsia="fr-FR"/>
        </w:rPr>
        <w:t xml:space="preserve"> </w:t>
      </w:r>
      <w:r w:rsidR="00690D25">
        <w:rPr>
          <w:lang w:eastAsia="fr-FR"/>
        </w:rPr>
        <w:t>en place</w:t>
      </w:r>
      <w:r w:rsidR="005C7F31">
        <w:rPr>
          <w:lang w:eastAsia="fr-FR"/>
        </w:rPr>
        <w:t xml:space="preserve"> des</w:t>
      </w:r>
      <w:r w:rsidRPr="607D628A">
        <w:rPr>
          <w:lang w:eastAsia="fr-FR"/>
        </w:rPr>
        <w:t xml:space="preserve"> </w:t>
      </w:r>
      <w:r w:rsidR="00690D25">
        <w:rPr>
          <w:lang w:eastAsia="fr-FR"/>
        </w:rPr>
        <w:t>Group policy object</w:t>
      </w:r>
      <w:bookmarkEnd w:id="17"/>
      <w:bookmarkEnd w:id="18"/>
    </w:p>
    <w:p w14:paraId="3D16FC07" w14:textId="6ABDD4B9" w:rsidR="76246E9C" w:rsidRDefault="490B2AB5" w:rsidP="1CC4EFE3">
      <w:pPr>
        <w:pStyle w:val="Heading3"/>
      </w:pPr>
      <w:bookmarkStart w:id="19" w:name="_Toc153877170"/>
      <w:bookmarkStart w:id="20" w:name="_Toc153880048"/>
      <w:r>
        <w:t>F</w:t>
      </w:r>
      <w:r w:rsidR="00F0455A">
        <w:t xml:space="preserve">ond </w:t>
      </w:r>
      <w:r w:rsidR="004D6D75">
        <w:t>D’</w:t>
      </w:r>
      <w:r w:rsidR="00C07216">
        <w:t>ecran</w:t>
      </w:r>
      <w:r w:rsidR="00F0455A">
        <w:t xml:space="preserve"> </w:t>
      </w:r>
      <w:r w:rsidR="008138D6">
        <w:t>pour</w:t>
      </w:r>
      <w:r>
        <w:t xml:space="preserve"> les utilisateurs</w:t>
      </w:r>
      <w:bookmarkEnd w:id="19"/>
      <w:bookmarkEnd w:id="20"/>
    </w:p>
    <w:p w14:paraId="14F28B95" w14:textId="1D2B068F" w:rsidR="008215EC" w:rsidRPr="008215EC" w:rsidRDefault="00A2305C" w:rsidP="008215EC">
      <w:r>
        <w:t>U</w:t>
      </w:r>
      <w:r w:rsidR="008215EC" w:rsidRPr="008215EC">
        <w:t>ne politique de groupe pour standardiser le fond d'écran sur tous les postes de travail des utilisateurs.</w:t>
      </w:r>
    </w:p>
    <w:p w14:paraId="1C89121E" w14:textId="045A0395" w:rsidR="490B2AB5" w:rsidRDefault="490B2AB5" w:rsidP="71E1117A">
      <w:pPr>
        <w:pStyle w:val="Heading3"/>
      </w:pPr>
      <w:bookmarkStart w:id="21" w:name="_Toc153877171"/>
      <w:bookmarkStart w:id="22" w:name="_Toc153880049"/>
      <w:r>
        <w:t>Limite des formats de fichiers et de leur taille</w:t>
      </w:r>
      <w:bookmarkEnd w:id="21"/>
      <w:bookmarkEnd w:id="22"/>
    </w:p>
    <w:p w14:paraId="3B648435" w14:textId="133E023A" w:rsidR="00921E14" w:rsidRPr="00921E14" w:rsidRDefault="002D7ECE" w:rsidP="00921E14">
      <w:r>
        <w:t>L</w:t>
      </w:r>
      <w:r w:rsidR="00921E14" w:rsidRPr="00921E14">
        <w:t xml:space="preserve">es GPO pour restreindre les types de fichiers </w:t>
      </w:r>
      <w:r w:rsidR="00BB79B5">
        <w:t>(médi</w:t>
      </w:r>
      <w:r w:rsidR="00D80A3C">
        <w:t xml:space="preserve">as) </w:t>
      </w:r>
      <w:r w:rsidR="00921E14" w:rsidRPr="00921E14">
        <w:t>pouvant être sauvegardés sur le réseau d'entreprise et appliquer des quotas de taille de fichier.</w:t>
      </w:r>
    </w:p>
    <w:p w14:paraId="0027E14F" w14:textId="534489CB" w:rsidR="1A883456" w:rsidRDefault="008138D6" w:rsidP="410B5F5A">
      <w:pPr>
        <w:pStyle w:val="Heading3"/>
      </w:pPr>
      <w:bookmarkStart w:id="23" w:name="_Toc153877172"/>
      <w:bookmarkStart w:id="24" w:name="_Toc153880050"/>
      <w:r>
        <w:t>Restrictions sur les</w:t>
      </w:r>
      <w:r w:rsidR="24999EE9">
        <w:t xml:space="preserve"> ports USB</w:t>
      </w:r>
      <w:bookmarkEnd w:id="23"/>
      <w:bookmarkEnd w:id="24"/>
    </w:p>
    <w:p w14:paraId="64B14C8C" w14:textId="637DEC5A" w:rsidR="00BD77AB" w:rsidRPr="00BD77AB" w:rsidRDefault="00D80A3C" w:rsidP="00BD77AB">
      <w:r>
        <w:t>GPO</w:t>
      </w:r>
      <w:r w:rsidR="00BD77AB" w:rsidRPr="00BD77AB">
        <w:t xml:space="preserve"> pour désactiver l'utilisation des ports USB pour les périphériques de stockage non autorisés afin de protéger contre la fuite de données.</w:t>
      </w:r>
    </w:p>
    <w:p w14:paraId="5A53EFEC" w14:textId="77777777" w:rsidR="00C233D5" w:rsidRPr="00BD77AB" w:rsidRDefault="00C233D5" w:rsidP="00BD77AB"/>
    <w:p w14:paraId="653D4013" w14:textId="708B00BB" w:rsidR="7AABDE8B" w:rsidRDefault="7AABDE8B" w:rsidP="004D6D75">
      <w:pPr>
        <w:pStyle w:val="Heading2"/>
        <w:rPr>
          <w:lang w:eastAsia="fr-FR"/>
        </w:rPr>
      </w:pPr>
      <w:bookmarkStart w:id="25" w:name="_Toc153877173"/>
      <w:bookmarkStart w:id="26" w:name="_Toc153880051"/>
      <w:r w:rsidRPr="32E54579">
        <w:rPr>
          <w:lang w:eastAsia="fr-FR"/>
        </w:rPr>
        <w:t>M</w:t>
      </w:r>
      <w:r w:rsidR="002E0FC9">
        <w:rPr>
          <w:lang w:eastAsia="fr-FR"/>
        </w:rPr>
        <w:t>ise</w:t>
      </w:r>
      <w:r w:rsidRPr="32E54579">
        <w:rPr>
          <w:lang w:eastAsia="fr-FR"/>
        </w:rPr>
        <w:t xml:space="preserve"> </w:t>
      </w:r>
      <w:r w:rsidR="00C659F0">
        <w:rPr>
          <w:lang w:eastAsia="fr-FR"/>
        </w:rPr>
        <w:t xml:space="preserve">en place </w:t>
      </w:r>
      <w:r w:rsidR="006F775E">
        <w:rPr>
          <w:lang w:eastAsia="fr-FR"/>
        </w:rPr>
        <w:t>d</w:t>
      </w:r>
      <w:r w:rsidRPr="5EBABACA">
        <w:rPr>
          <w:lang w:eastAsia="fr-FR"/>
        </w:rPr>
        <w:t xml:space="preserve">u </w:t>
      </w:r>
      <w:r w:rsidRPr="720092CB">
        <w:rPr>
          <w:lang w:eastAsia="fr-FR"/>
        </w:rPr>
        <w:t xml:space="preserve">Serveur de </w:t>
      </w:r>
      <w:r w:rsidRPr="460AD1E0">
        <w:rPr>
          <w:lang w:eastAsia="fr-FR"/>
        </w:rPr>
        <w:t>Fichiers</w:t>
      </w:r>
      <w:bookmarkEnd w:id="25"/>
      <w:bookmarkEnd w:id="26"/>
    </w:p>
    <w:p w14:paraId="14467899" w14:textId="5C3C2FBD" w:rsidR="00E94C11" w:rsidRDefault="005E57BB" w:rsidP="00C92C93">
      <w:pPr>
        <w:rPr>
          <w:lang w:eastAsia="fr-FR"/>
        </w:rPr>
      </w:pPr>
      <w:r>
        <w:rPr>
          <w:lang w:eastAsia="fr-FR"/>
        </w:rPr>
        <w:t>Le</w:t>
      </w:r>
      <w:r w:rsidR="001C45B3" w:rsidRPr="001C45B3">
        <w:rPr>
          <w:lang w:eastAsia="fr-FR"/>
        </w:rPr>
        <w:t xml:space="preserve"> serveur de fichiers </w:t>
      </w:r>
      <w:r w:rsidR="00EB7EB8">
        <w:rPr>
          <w:lang w:eastAsia="fr-FR"/>
        </w:rPr>
        <w:t xml:space="preserve">est </w:t>
      </w:r>
      <w:r w:rsidR="00E47354">
        <w:rPr>
          <w:lang w:eastAsia="fr-FR"/>
        </w:rPr>
        <w:t>déployé</w:t>
      </w:r>
      <w:r w:rsidR="00B31B8F">
        <w:rPr>
          <w:lang w:eastAsia="fr-FR"/>
        </w:rPr>
        <w:t xml:space="preserve"> sur le Windows Server</w:t>
      </w:r>
      <w:r w:rsidR="001C45B3" w:rsidRPr="001C45B3">
        <w:rPr>
          <w:lang w:eastAsia="fr-FR"/>
        </w:rPr>
        <w:t xml:space="preserve"> pour </w:t>
      </w:r>
      <w:r w:rsidR="00E47354">
        <w:rPr>
          <w:lang w:eastAsia="fr-FR"/>
        </w:rPr>
        <w:t>un</w:t>
      </w:r>
      <w:r w:rsidR="001C45B3" w:rsidRPr="001C45B3">
        <w:rPr>
          <w:lang w:eastAsia="fr-FR"/>
        </w:rPr>
        <w:t xml:space="preserve"> stockage centralisé</w:t>
      </w:r>
      <w:r w:rsidR="00E47354">
        <w:rPr>
          <w:lang w:eastAsia="fr-FR"/>
        </w:rPr>
        <w:t>. Il y’a une configuration</w:t>
      </w:r>
      <w:r w:rsidR="00B31B8F">
        <w:rPr>
          <w:lang w:eastAsia="fr-FR"/>
        </w:rPr>
        <w:t xml:space="preserve"> des </w:t>
      </w:r>
      <w:r w:rsidR="001C45B3" w:rsidRPr="001C45B3">
        <w:rPr>
          <w:lang w:eastAsia="fr-FR"/>
        </w:rPr>
        <w:t>permissions appropriées et des quotas d'espace disque pour les utilisateurs et les groupes.</w:t>
      </w:r>
    </w:p>
    <w:p w14:paraId="30C1E7A0" w14:textId="77777777" w:rsidR="00C233D5" w:rsidRDefault="00C233D5" w:rsidP="00C92C93">
      <w:pPr>
        <w:rPr>
          <w:lang w:eastAsia="fr-FR"/>
        </w:rPr>
      </w:pPr>
    </w:p>
    <w:p w14:paraId="5C9BD684" w14:textId="2BC496DC" w:rsidR="00523227" w:rsidRDefault="00523227" w:rsidP="00523227">
      <w:pPr>
        <w:pStyle w:val="Heading2"/>
        <w:rPr>
          <w:lang w:eastAsia="fr-FR"/>
        </w:rPr>
      </w:pPr>
      <w:bookmarkStart w:id="27" w:name="_Toc153880052"/>
      <w:r w:rsidRPr="29861CA9">
        <w:rPr>
          <w:lang w:eastAsia="fr-FR"/>
        </w:rPr>
        <w:t>M</w:t>
      </w:r>
      <w:r>
        <w:rPr>
          <w:lang w:eastAsia="fr-FR"/>
        </w:rPr>
        <w:t xml:space="preserve">ise en place des </w:t>
      </w:r>
      <w:r w:rsidRPr="29861CA9">
        <w:rPr>
          <w:lang w:eastAsia="fr-FR"/>
        </w:rPr>
        <w:t xml:space="preserve">accès VPN </w:t>
      </w:r>
      <w:r>
        <w:rPr>
          <w:lang w:eastAsia="fr-FR"/>
        </w:rPr>
        <w:t>IPSec</w:t>
      </w:r>
      <w:r w:rsidRPr="7D72A0D4">
        <w:rPr>
          <w:lang w:eastAsia="fr-FR"/>
        </w:rPr>
        <w:t xml:space="preserve"> </w:t>
      </w:r>
      <w:r>
        <w:rPr>
          <w:lang w:eastAsia="fr-FR"/>
        </w:rPr>
        <w:t>Site</w:t>
      </w:r>
      <w:r w:rsidRPr="5589BE6C">
        <w:rPr>
          <w:lang w:eastAsia="fr-FR"/>
        </w:rPr>
        <w:t xml:space="preserve"> à </w:t>
      </w:r>
      <w:r w:rsidRPr="55B0FA72">
        <w:rPr>
          <w:lang w:eastAsia="fr-FR"/>
        </w:rPr>
        <w:t>site</w:t>
      </w:r>
      <w:bookmarkEnd w:id="27"/>
    </w:p>
    <w:p w14:paraId="3A61092A" w14:textId="2D604130" w:rsidR="00CA61B1" w:rsidRDefault="00CA61B1" w:rsidP="00CA61B1">
      <w:pPr>
        <w:ind w:left="708" w:firstLine="0"/>
        <w:rPr>
          <w:lang w:eastAsia="fr-FR"/>
        </w:rPr>
      </w:pPr>
      <w:r>
        <w:rPr>
          <w:lang w:eastAsia="fr-FR"/>
        </w:rPr>
        <w:t>La confi</w:t>
      </w:r>
      <w:r w:rsidR="0068089A">
        <w:rPr>
          <w:lang w:eastAsia="fr-FR"/>
        </w:rPr>
        <w:t xml:space="preserve">guration d’un accès VPN via </w:t>
      </w:r>
      <w:proofErr w:type="spellStart"/>
      <w:r w:rsidR="0068089A">
        <w:rPr>
          <w:lang w:eastAsia="fr-FR"/>
        </w:rPr>
        <w:t>IPSec</w:t>
      </w:r>
      <w:proofErr w:type="spellEnd"/>
      <w:r w:rsidR="0068089A">
        <w:rPr>
          <w:lang w:eastAsia="fr-FR"/>
        </w:rPr>
        <w:t xml:space="preserve"> de type Site à Site permet de connecter </w:t>
      </w:r>
      <w:r w:rsidR="000853DA">
        <w:rPr>
          <w:lang w:eastAsia="fr-FR"/>
        </w:rPr>
        <w:t>le réseau interne au réseau R&amp;D de Lyon</w:t>
      </w:r>
      <w:r w:rsidR="004C6E91">
        <w:rPr>
          <w:lang w:eastAsia="fr-FR"/>
        </w:rPr>
        <w:t>.</w:t>
      </w:r>
      <w:r w:rsidR="006D03FD">
        <w:rPr>
          <w:lang w:eastAsia="fr-FR"/>
        </w:rPr>
        <w:t xml:space="preserve"> (Voir schéma de la nouvelle infrastructure du Livrable 2).</w:t>
      </w:r>
    </w:p>
    <w:p w14:paraId="4E486BDF" w14:textId="77777777" w:rsidR="00E94C11" w:rsidRDefault="00E94C11" w:rsidP="002B7D3E">
      <w:pPr>
        <w:ind w:firstLine="0"/>
        <w:rPr>
          <w:lang w:eastAsia="fr-FR"/>
        </w:rPr>
      </w:pPr>
    </w:p>
    <w:p w14:paraId="03E41099" w14:textId="5FA3A18E" w:rsidR="00E94C11" w:rsidRDefault="00E94C11" w:rsidP="002B7D3E">
      <w:pPr>
        <w:ind w:firstLine="0"/>
        <w:rPr>
          <w:lang w:eastAsia="fr-FR"/>
        </w:rPr>
      </w:pPr>
    </w:p>
    <w:p w14:paraId="37F949E1" w14:textId="77777777" w:rsidR="00E94C11" w:rsidRPr="002B7D3E" w:rsidRDefault="00E94C11" w:rsidP="002B7D3E">
      <w:pPr>
        <w:ind w:firstLine="0"/>
        <w:rPr>
          <w:lang w:eastAsia="fr-FR"/>
        </w:rPr>
      </w:pPr>
    </w:p>
    <w:p w14:paraId="1EA9682B" w14:textId="77777777" w:rsidR="00C233D5" w:rsidRPr="002B7D3E" w:rsidRDefault="00C233D5" w:rsidP="002B7D3E">
      <w:pPr>
        <w:ind w:firstLine="0"/>
        <w:rPr>
          <w:lang w:eastAsia="fr-FR"/>
        </w:rPr>
      </w:pPr>
    </w:p>
    <w:p w14:paraId="6049604A" w14:textId="25ECAD82" w:rsidR="59FE46F5" w:rsidRDefault="4D6BBD8C" w:rsidP="29861CA9">
      <w:pPr>
        <w:pStyle w:val="Heading2"/>
        <w:rPr>
          <w:lang w:eastAsia="fr-FR"/>
        </w:rPr>
      </w:pPr>
      <w:bookmarkStart w:id="28" w:name="_Toc153877174"/>
      <w:bookmarkStart w:id="29" w:name="_Toc153880053"/>
      <w:r w:rsidRPr="29861CA9">
        <w:rPr>
          <w:lang w:eastAsia="fr-FR"/>
        </w:rPr>
        <w:t>M</w:t>
      </w:r>
      <w:r w:rsidR="00815213">
        <w:rPr>
          <w:lang w:eastAsia="fr-FR"/>
        </w:rPr>
        <w:t xml:space="preserve">ise en place des </w:t>
      </w:r>
      <w:r w:rsidRPr="29861CA9">
        <w:rPr>
          <w:lang w:eastAsia="fr-FR"/>
        </w:rPr>
        <w:t xml:space="preserve">accès VPN </w:t>
      </w:r>
      <w:r w:rsidRPr="245E71FE">
        <w:rPr>
          <w:lang w:eastAsia="fr-FR"/>
        </w:rPr>
        <w:t>OpenVPN</w:t>
      </w:r>
      <w:r w:rsidRPr="7D72A0D4">
        <w:rPr>
          <w:lang w:eastAsia="fr-FR"/>
        </w:rPr>
        <w:t xml:space="preserve"> </w:t>
      </w:r>
      <w:r w:rsidRPr="5589BE6C">
        <w:rPr>
          <w:lang w:eastAsia="fr-FR"/>
        </w:rPr>
        <w:t xml:space="preserve">client à </w:t>
      </w:r>
      <w:r w:rsidRPr="55B0FA72">
        <w:rPr>
          <w:lang w:eastAsia="fr-FR"/>
        </w:rPr>
        <w:t>site</w:t>
      </w:r>
      <w:bookmarkEnd w:id="28"/>
      <w:bookmarkEnd w:id="29"/>
    </w:p>
    <w:p w14:paraId="5320351F" w14:textId="61710C4A" w:rsidR="00E43965" w:rsidRDefault="00E43965" w:rsidP="00E43965">
      <w:pPr>
        <w:rPr>
          <w:lang w:eastAsia="fr-FR"/>
        </w:rPr>
      </w:pPr>
      <w:r w:rsidRPr="00E43965">
        <w:rPr>
          <w:lang w:eastAsia="fr-FR"/>
        </w:rPr>
        <w:t>La configuration d'un accès VPN via OpenVPN de type client à site permet aux utilisateurs distants de se connecter de manière sécurisée au réseau de l'entreprise comme s'ils étaient sur place. Cela permet l'accès sécurisé aux ressources de l'entreprise depuis n'importe où.</w:t>
      </w:r>
    </w:p>
    <w:p w14:paraId="716C2C08" w14:textId="77777777" w:rsidR="00F92E33" w:rsidRDefault="000D658D" w:rsidP="00F92E33">
      <w:pPr>
        <w:pStyle w:val="Heading3"/>
        <w:rPr>
          <w:lang w:eastAsia="fr-FR"/>
        </w:rPr>
      </w:pPr>
      <w:bookmarkStart w:id="30" w:name="_Toc153877175"/>
      <w:bookmarkStart w:id="31" w:name="_Toc153880054"/>
      <w:r>
        <w:rPr>
          <w:lang w:eastAsia="fr-FR"/>
        </w:rPr>
        <w:t>Authentification par certificats</w:t>
      </w:r>
      <w:bookmarkEnd w:id="30"/>
      <w:bookmarkEnd w:id="31"/>
      <w:r>
        <w:rPr>
          <w:lang w:eastAsia="fr-FR"/>
        </w:rPr>
        <w:t xml:space="preserve"> </w:t>
      </w:r>
    </w:p>
    <w:p w14:paraId="53F3EEC9" w14:textId="787D13C4" w:rsidR="000D658D" w:rsidRDefault="000D658D" w:rsidP="00F92E33">
      <w:pPr>
        <w:rPr>
          <w:lang w:eastAsia="fr-FR"/>
        </w:rPr>
      </w:pPr>
      <w:r>
        <w:rPr>
          <w:lang w:eastAsia="fr-FR"/>
        </w:rPr>
        <w:t>OpenVPN utilise des certificats numériques pour authentifier le serveur VPN et les clients qui tentent de se connecter. Cette méthode est basée sur une infrastructure à clés publiques (PKI).</w:t>
      </w:r>
    </w:p>
    <w:p w14:paraId="61A430AB" w14:textId="12532080" w:rsidR="00F92E33" w:rsidRPr="00F92E33" w:rsidRDefault="00F92E33" w:rsidP="00BB7511">
      <w:pPr>
        <w:pStyle w:val="Heading3"/>
        <w:rPr>
          <w:lang w:eastAsia="fr-FR"/>
        </w:rPr>
      </w:pPr>
      <w:bookmarkStart w:id="32" w:name="_Toc153877176"/>
      <w:bookmarkStart w:id="33" w:name="_Toc153880055"/>
      <w:r w:rsidRPr="00F92E33">
        <w:rPr>
          <w:rStyle w:val="Heading3Char"/>
          <w:b/>
          <w:bCs/>
          <w:lang w:eastAsia="fr-FR"/>
        </w:rPr>
        <w:t>I</w:t>
      </w:r>
      <w:r w:rsidR="00BB7511" w:rsidRPr="00F92E33">
        <w:rPr>
          <w:rStyle w:val="Heading3Char"/>
          <w:b/>
          <w:bCs/>
          <w:caps/>
          <w:lang w:eastAsia="fr-FR"/>
        </w:rPr>
        <w:t>nfrastructure a clés publiques (</w:t>
      </w:r>
      <w:r w:rsidR="00BB7511">
        <w:rPr>
          <w:rStyle w:val="Heading3Char"/>
          <w:b/>
          <w:bCs/>
          <w:caps/>
          <w:lang w:eastAsia="fr-FR"/>
        </w:rPr>
        <w:t>PKI</w:t>
      </w:r>
      <w:r w:rsidR="00BB7511" w:rsidRPr="00F92E33">
        <w:rPr>
          <w:rStyle w:val="Heading3Char"/>
          <w:b/>
          <w:bCs/>
          <w:caps/>
          <w:lang w:eastAsia="fr-FR"/>
        </w:rPr>
        <w:t>)</w:t>
      </w:r>
      <w:bookmarkEnd w:id="32"/>
      <w:bookmarkEnd w:id="33"/>
      <w:r w:rsidR="00BB7511" w:rsidRPr="00F92E33">
        <w:rPr>
          <w:lang w:eastAsia="fr-FR"/>
        </w:rPr>
        <w:t xml:space="preserve"> </w:t>
      </w:r>
    </w:p>
    <w:p w14:paraId="69CA77E4" w14:textId="4FC67189" w:rsidR="000D658D" w:rsidRDefault="000D658D" w:rsidP="000D658D">
      <w:pPr>
        <w:rPr>
          <w:lang w:eastAsia="fr-FR"/>
        </w:rPr>
      </w:pPr>
      <w:r>
        <w:rPr>
          <w:lang w:eastAsia="fr-FR"/>
        </w:rPr>
        <w:t>Une PKI est nécessaire pour créer, gérer, distribuer, utiliser, stocker et révoquer les certificats numériques. Dans le contexte d'OpenVPN, elle assure que seuls les clients possédant un certificat valide et émis par l'autorité de certification (CA) de confiance peuvent établir une connexion avec le serveur VPN.</w:t>
      </w:r>
    </w:p>
    <w:p w14:paraId="64741AB7" w14:textId="25780070" w:rsidR="006A5DEE" w:rsidRPr="006A5DEE" w:rsidRDefault="006A5DEE" w:rsidP="006A5DEE">
      <w:pPr>
        <w:pStyle w:val="Heading3"/>
        <w:rPr>
          <w:lang w:eastAsia="en-GB"/>
        </w:rPr>
      </w:pPr>
      <w:bookmarkStart w:id="34" w:name="_Toc153877177"/>
      <w:bookmarkStart w:id="35" w:name="_Toc153880056"/>
      <w:r w:rsidRPr="006A5DEE">
        <w:rPr>
          <w:lang w:eastAsia="en-GB"/>
        </w:rPr>
        <w:t>Acc</w:t>
      </w:r>
      <w:r w:rsidR="006425CA">
        <w:rPr>
          <w:lang w:eastAsia="en-GB"/>
        </w:rPr>
        <w:t>és</w:t>
      </w:r>
      <w:r w:rsidRPr="006A5DEE">
        <w:rPr>
          <w:lang w:eastAsia="en-GB"/>
        </w:rPr>
        <w:t xml:space="preserve"> au gestionnaire de certificats</w:t>
      </w:r>
      <w:bookmarkEnd w:id="34"/>
      <w:bookmarkEnd w:id="35"/>
    </w:p>
    <w:p w14:paraId="5531BF5D" w14:textId="4C551895" w:rsidR="006A5DEE" w:rsidRPr="006A5DEE" w:rsidRDefault="006A5DEE" w:rsidP="006A5DEE">
      <w:pPr>
        <w:pStyle w:val="ListParagraph"/>
        <w:numPr>
          <w:ilvl w:val="0"/>
          <w:numId w:val="40"/>
        </w:numPr>
        <w:rPr>
          <w:lang w:eastAsia="en-GB"/>
        </w:rPr>
      </w:pPr>
      <w:r w:rsidRPr="006A5DEE">
        <w:rPr>
          <w:lang w:eastAsia="en-GB"/>
        </w:rPr>
        <w:t xml:space="preserve">Dans l'interface </w:t>
      </w:r>
      <w:proofErr w:type="spellStart"/>
      <w:r w:rsidR="00FD01F0">
        <w:rPr>
          <w:lang w:eastAsia="en-GB"/>
        </w:rPr>
        <w:t>P</w:t>
      </w:r>
      <w:r w:rsidRPr="006A5DEE">
        <w:rPr>
          <w:lang w:eastAsia="en-GB"/>
        </w:rPr>
        <w:t>fSense</w:t>
      </w:r>
      <w:proofErr w:type="spellEnd"/>
      <w:r w:rsidRPr="006A5DEE">
        <w:rPr>
          <w:lang w:eastAsia="en-GB"/>
        </w:rPr>
        <w:t>, allez dans le menu </w:t>
      </w:r>
      <w:r w:rsidRPr="006A5DEE">
        <w:rPr>
          <w:rFonts w:ascii="Consolas" w:hAnsi="Consolas" w:cs="Courier New"/>
          <w:sz w:val="20"/>
          <w:lang w:eastAsia="en-GB"/>
        </w:rPr>
        <w:t>System</w:t>
      </w:r>
      <w:r w:rsidRPr="006A5DEE">
        <w:rPr>
          <w:lang w:eastAsia="en-GB"/>
        </w:rPr>
        <w:t> (Système).</w:t>
      </w:r>
    </w:p>
    <w:p w14:paraId="7087274D" w14:textId="77777777" w:rsidR="006A5DEE" w:rsidRPr="006A5DEE" w:rsidRDefault="006A5DEE" w:rsidP="006A5DEE">
      <w:pPr>
        <w:pStyle w:val="ListParagraph"/>
        <w:numPr>
          <w:ilvl w:val="0"/>
          <w:numId w:val="40"/>
        </w:numPr>
        <w:rPr>
          <w:lang w:eastAsia="en-GB"/>
        </w:rPr>
      </w:pPr>
      <w:r w:rsidRPr="006A5DEE">
        <w:rPr>
          <w:lang w:eastAsia="en-GB"/>
        </w:rPr>
        <w:t>Sélectionnez </w:t>
      </w:r>
      <w:r w:rsidRPr="006A5DEE">
        <w:rPr>
          <w:rFonts w:ascii="Consolas" w:hAnsi="Consolas" w:cs="Courier New"/>
          <w:sz w:val="20"/>
          <w:lang w:eastAsia="en-GB"/>
        </w:rPr>
        <w:t>Cert. Manager</w:t>
      </w:r>
      <w:r w:rsidRPr="006A5DEE">
        <w:rPr>
          <w:lang w:eastAsia="en-GB"/>
        </w:rPr>
        <w:t> (Gestionnaire de certificats) sous la section </w:t>
      </w:r>
      <w:r w:rsidRPr="006A5DEE">
        <w:rPr>
          <w:rFonts w:ascii="Consolas" w:hAnsi="Consolas" w:cs="Courier New"/>
          <w:sz w:val="20"/>
          <w:lang w:eastAsia="en-GB"/>
        </w:rPr>
        <w:t>Cert Manager</w:t>
      </w:r>
      <w:r w:rsidRPr="006A5DEE">
        <w:rPr>
          <w:lang w:eastAsia="en-GB"/>
        </w:rPr>
        <w:t>.</w:t>
      </w:r>
    </w:p>
    <w:p w14:paraId="0BFBB0FC" w14:textId="404975CE" w:rsidR="006A5DEE" w:rsidRPr="006A5DEE" w:rsidRDefault="006A5DEE" w:rsidP="006A5DEE">
      <w:pPr>
        <w:pStyle w:val="Heading3"/>
        <w:rPr>
          <w:lang w:eastAsia="en-GB"/>
        </w:rPr>
      </w:pPr>
      <w:bookmarkStart w:id="36" w:name="_Toc153877178"/>
      <w:bookmarkStart w:id="37" w:name="_Toc153880057"/>
      <w:r w:rsidRPr="006A5DEE">
        <w:rPr>
          <w:lang w:eastAsia="en-GB"/>
        </w:rPr>
        <w:t>Gestion de l'autorité de certification</w:t>
      </w:r>
      <w:bookmarkEnd w:id="36"/>
      <w:bookmarkEnd w:id="37"/>
    </w:p>
    <w:p w14:paraId="51C15856" w14:textId="77777777" w:rsidR="006A5DEE" w:rsidRPr="006A5DEE" w:rsidRDefault="006A5DEE" w:rsidP="006A5DEE">
      <w:pPr>
        <w:pStyle w:val="ListParagraph"/>
        <w:numPr>
          <w:ilvl w:val="0"/>
          <w:numId w:val="42"/>
        </w:numPr>
        <w:rPr>
          <w:lang w:eastAsia="en-GB"/>
        </w:rPr>
      </w:pPr>
      <w:r w:rsidRPr="006A5DEE">
        <w:rPr>
          <w:lang w:eastAsia="en-GB"/>
        </w:rPr>
        <w:t>Dans l'onglet </w:t>
      </w:r>
      <w:proofErr w:type="spellStart"/>
      <w:r w:rsidRPr="006A5DEE">
        <w:t>CAs</w:t>
      </w:r>
      <w:proofErr w:type="spellEnd"/>
      <w:r w:rsidRPr="006A5DEE">
        <w:rPr>
          <w:lang w:eastAsia="en-GB"/>
        </w:rPr>
        <w:t> (Autorités de certification), vous pouvez créer une nouvelle CA, visualiser ou éditer les CA existantes.</w:t>
      </w:r>
    </w:p>
    <w:p w14:paraId="0166BC34" w14:textId="7E4840DB" w:rsidR="006A5DEE" w:rsidRPr="006A5DEE" w:rsidRDefault="006A5DEE" w:rsidP="006A5DEE">
      <w:pPr>
        <w:pStyle w:val="ListParagraph"/>
        <w:numPr>
          <w:ilvl w:val="0"/>
          <w:numId w:val="42"/>
        </w:numPr>
        <w:rPr>
          <w:lang w:eastAsia="en-GB"/>
        </w:rPr>
      </w:pPr>
      <w:r w:rsidRPr="006A5DEE">
        <w:rPr>
          <w:lang w:eastAsia="en-GB"/>
        </w:rPr>
        <w:t>Pour créer une nouvelle CA, cliquez sur (Ajouter) et remplissez les informations nécessaires telles que le nom descriptif, la clé privée, le type d'algorithme de signature, etc.</w:t>
      </w:r>
    </w:p>
    <w:p w14:paraId="5D4ECC03" w14:textId="780D2C04" w:rsidR="006A5DEE" w:rsidRPr="006A5DEE" w:rsidRDefault="006A5DEE" w:rsidP="006A5DEE">
      <w:pPr>
        <w:pStyle w:val="Heading3"/>
        <w:rPr>
          <w:lang w:eastAsia="en-GB"/>
        </w:rPr>
      </w:pPr>
      <w:bookmarkStart w:id="38" w:name="_Toc153877179"/>
      <w:bookmarkStart w:id="39" w:name="_Toc153880058"/>
      <w:r w:rsidRPr="006A5DEE">
        <w:rPr>
          <w:lang w:eastAsia="en-GB"/>
        </w:rPr>
        <w:t>Création et gestion des certificats</w:t>
      </w:r>
      <w:bookmarkEnd w:id="38"/>
      <w:bookmarkEnd w:id="39"/>
    </w:p>
    <w:p w14:paraId="32F586FA" w14:textId="77777777" w:rsidR="006A5DEE" w:rsidRPr="006A5DEE" w:rsidRDefault="006A5DEE" w:rsidP="006A5DEE">
      <w:pPr>
        <w:pStyle w:val="ListParagraph"/>
        <w:numPr>
          <w:ilvl w:val="0"/>
          <w:numId w:val="39"/>
        </w:numPr>
        <w:rPr>
          <w:lang w:eastAsia="en-GB"/>
        </w:rPr>
      </w:pPr>
      <w:r w:rsidRPr="006A5DEE">
        <w:rPr>
          <w:lang w:eastAsia="en-GB"/>
        </w:rPr>
        <w:t>Dans l'onglet </w:t>
      </w:r>
      <w:r w:rsidRPr="006A5DEE">
        <w:rPr>
          <w:rFonts w:ascii="Consolas" w:hAnsi="Consolas" w:cs="Courier New"/>
          <w:sz w:val="20"/>
          <w:lang w:eastAsia="en-GB"/>
        </w:rPr>
        <w:t>Certificates</w:t>
      </w:r>
      <w:r w:rsidRPr="006A5DEE">
        <w:rPr>
          <w:lang w:eastAsia="en-GB"/>
        </w:rPr>
        <w:t> (Certificats), vous pouvez voir tous les certificats existants.</w:t>
      </w:r>
    </w:p>
    <w:p w14:paraId="1047FBBE" w14:textId="2D43CEDF" w:rsidR="006A5DEE" w:rsidRPr="006A5DEE" w:rsidRDefault="006A5DEE" w:rsidP="006A5DEE">
      <w:pPr>
        <w:pStyle w:val="ListParagraph"/>
        <w:numPr>
          <w:ilvl w:val="0"/>
          <w:numId w:val="39"/>
        </w:numPr>
        <w:rPr>
          <w:lang w:eastAsia="en-GB"/>
        </w:rPr>
      </w:pPr>
      <w:r w:rsidRPr="006A5DEE">
        <w:rPr>
          <w:lang w:eastAsia="en-GB"/>
        </w:rPr>
        <w:t>Pour créer un nouveau certificat, cliquez sur (Ajouter/Signer).</w:t>
      </w:r>
    </w:p>
    <w:p w14:paraId="3491501C" w14:textId="77777777" w:rsidR="006A5DEE" w:rsidRPr="006A5DEE" w:rsidRDefault="006A5DEE" w:rsidP="006A5DEE">
      <w:pPr>
        <w:pStyle w:val="ListParagraph"/>
        <w:numPr>
          <w:ilvl w:val="0"/>
          <w:numId w:val="39"/>
        </w:numPr>
        <w:rPr>
          <w:lang w:eastAsia="en-GB"/>
        </w:rPr>
      </w:pPr>
      <w:r w:rsidRPr="006A5DEE">
        <w:rPr>
          <w:lang w:eastAsia="en-GB"/>
        </w:rPr>
        <w:t>Vous devez fournir les détails requis tels que le nom descriptif, l'autorité de certification associée, le type de certificat, et d'autres options de configuration.</w:t>
      </w:r>
    </w:p>
    <w:p w14:paraId="114359B2" w14:textId="423BAFD1" w:rsidR="00D95737" w:rsidRDefault="00D95737" w:rsidP="00D95737">
      <w:pPr>
        <w:pStyle w:val="Heading3"/>
        <w:rPr>
          <w:lang w:eastAsia="fr-FR"/>
        </w:rPr>
      </w:pPr>
      <w:bookmarkStart w:id="40" w:name="_Toc153877180"/>
      <w:bookmarkStart w:id="41" w:name="_Toc153880059"/>
      <w:r>
        <w:rPr>
          <w:lang w:eastAsia="fr-FR"/>
        </w:rPr>
        <w:t>Mise en place du serveur VPN</w:t>
      </w:r>
      <w:bookmarkEnd w:id="40"/>
      <w:bookmarkEnd w:id="41"/>
    </w:p>
    <w:p w14:paraId="1A7DEB49" w14:textId="2F8BCA7E" w:rsidR="00367B5F" w:rsidRDefault="00D95737" w:rsidP="00E03906">
      <w:pPr>
        <w:rPr>
          <w:lang w:eastAsia="fr-FR"/>
        </w:rPr>
      </w:pPr>
      <w:r>
        <w:rPr>
          <w:lang w:eastAsia="fr-FR"/>
        </w:rPr>
        <w:lastRenderedPageBreak/>
        <w:t xml:space="preserve">Une fois que vous avez votre CA et vos certificats en place, vous pouvez les utiliser pour configurer votre serveur VPN dans </w:t>
      </w:r>
      <w:proofErr w:type="spellStart"/>
      <w:r w:rsidR="00282534">
        <w:rPr>
          <w:lang w:eastAsia="fr-FR"/>
        </w:rPr>
        <w:t>P</w:t>
      </w:r>
      <w:r>
        <w:rPr>
          <w:lang w:eastAsia="fr-FR"/>
        </w:rPr>
        <w:t>fSense</w:t>
      </w:r>
      <w:proofErr w:type="spellEnd"/>
      <w:r>
        <w:rPr>
          <w:lang w:eastAsia="fr-FR"/>
        </w:rPr>
        <w:t xml:space="preserve"> en allant dans VPN &gt; OpenVPN &gt; Servers (Serveurs) et en configurant les paramètres correspondants avec les certificats appropriés.</w:t>
      </w:r>
    </w:p>
    <w:p w14:paraId="7BC3A959" w14:textId="77777777" w:rsidR="00790BE9" w:rsidRDefault="00790BE9" w:rsidP="00E03906">
      <w:pPr>
        <w:rPr>
          <w:lang w:eastAsia="fr-FR"/>
        </w:rPr>
      </w:pPr>
    </w:p>
    <w:p w14:paraId="009069D7" w14:textId="77777777" w:rsidR="00790BE9" w:rsidRDefault="00790BE9" w:rsidP="00E03906">
      <w:pPr>
        <w:rPr>
          <w:lang w:eastAsia="fr-FR"/>
        </w:rPr>
      </w:pPr>
    </w:p>
    <w:p w14:paraId="2562042A" w14:textId="77777777" w:rsidR="00790BE9" w:rsidRDefault="00790BE9" w:rsidP="00E03906">
      <w:pPr>
        <w:rPr>
          <w:lang w:eastAsia="fr-FR"/>
        </w:rPr>
      </w:pPr>
    </w:p>
    <w:p w14:paraId="1D6E2EC4" w14:textId="77777777" w:rsidR="00790BE9" w:rsidRDefault="00790BE9" w:rsidP="00E03906">
      <w:pPr>
        <w:rPr>
          <w:lang w:eastAsia="fr-FR"/>
        </w:rPr>
      </w:pPr>
    </w:p>
    <w:p w14:paraId="3080A8ED" w14:textId="77777777" w:rsidR="00790BE9" w:rsidRDefault="00790BE9" w:rsidP="00E03906">
      <w:pPr>
        <w:rPr>
          <w:lang w:eastAsia="fr-FR"/>
        </w:rPr>
      </w:pPr>
    </w:p>
    <w:p w14:paraId="43F991D2" w14:textId="1E1BB857" w:rsidR="00AA4E91" w:rsidRPr="00AA4E91" w:rsidRDefault="003E7ABF" w:rsidP="001669C2">
      <w:pPr>
        <w:pStyle w:val="Heading3"/>
        <w:rPr>
          <w:lang w:eastAsia="fr-FR"/>
        </w:rPr>
      </w:pPr>
      <w:bookmarkStart w:id="42" w:name="_Toc153877181"/>
      <w:bookmarkStart w:id="43" w:name="_Toc153880060"/>
      <w:r>
        <w:rPr>
          <w:lang w:eastAsia="fr-FR"/>
        </w:rPr>
        <w:t>Export</w:t>
      </w:r>
      <w:r w:rsidR="0076636A">
        <w:rPr>
          <w:lang w:eastAsia="fr-FR"/>
        </w:rPr>
        <w:t xml:space="preserve"> des </w:t>
      </w:r>
      <w:r w:rsidR="0057265B">
        <w:rPr>
          <w:lang w:eastAsia="fr-FR"/>
        </w:rPr>
        <w:t>certificat client</w:t>
      </w:r>
      <w:r w:rsidR="005E2B85">
        <w:rPr>
          <w:lang w:eastAsia="fr-FR"/>
        </w:rPr>
        <w:t xml:space="preserve"> OPENVPN (</w:t>
      </w:r>
      <w:r w:rsidR="00356D30">
        <w:rPr>
          <w:lang w:eastAsia="fr-FR"/>
        </w:rPr>
        <w:t>.o</w:t>
      </w:r>
      <w:r w:rsidR="005E2B85">
        <w:rPr>
          <w:lang w:eastAsia="fr-FR"/>
        </w:rPr>
        <w:t>vpn)</w:t>
      </w:r>
      <w:bookmarkEnd w:id="42"/>
      <w:bookmarkEnd w:id="43"/>
    </w:p>
    <w:p w14:paraId="327302E4" w14:textId="0C703202" w:rsidR="00356D30" w:rsidRDefault="00367B5F" w:rsidP="00356D30">
      <w:pPr>
        <w:rPr>
          <w:lang w:eastAsia="fr-FR"/>
        </w:rPr>
      </w:pPr>
      <w:r w:rsidRPr="00367B5F">
        <w:rPr>
          <w:noProof/>
          <w:lang w:eastAsia="fr-FR"/>
        </w:rPr>
        <w:drawing>
          <wp:anchor distT="0" distB="0" distL="114300" distR="114300" simplePos="0" relativeHeight="251658248" behindDoc="0" locked="0" layoutInCell="1" allowOverlap="1" wp14:anchorId="36B99D3C" wp14:editId="743C141C">
            <wp:simplePos x="0" y="0"/>
            <wp:positionH relativeFrom="page">
              <wp:align>center</wp:align>
            </wp:positionH>
            <wp:positionV relativeFrom="paragraph">
              <wp:posOffset>531504</wp:posOffset>
            </wp:positionV>
            <wp:extent cx="6017260" cy="2054860"/>
            <wp:effectExtent l="0" t="0" r="2540" b="2540"/>
            <wp:wrapTopAndBottom/>
            <wp:docPr id="498748238" name="Image 498748238"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8238" name="Image 1" descr="Une image contenant texte, logiciel, capture d’écran, Page web&#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6017260" cy="2054860"/>
                    </a:xfrm>
                    <a:prstGeom prst="rect">
                      <a:avLst/>
                    </a:prstGeom>
                  </pic:spPr>
                </pic:pic>
              </a:graphicData>
            </a:graphic>
          </wp:anchor>
        </w:drawing>
      </w:r>
      <w:r w:rsidR="006233F2">
        <w:rPr>
          <w:lang w:eastAsia="fr-FR"/>
        </w:rPr>
        <w:t xml:space="preserve">Exporter les </w:t>
      </w:r>
      <w:r w:rsidR="00D50CA9">
        <w:rPr>
          <w:lang w:eastAsia="fr-FR"/>
        </w:rPr>
        <w:t xml:space="preserve">ficher de </w:t>
      </w:r>
      <w:r w:rsidR="00824661">
        <w:rPr>
          <w:lang w:eastAsia="fr-FR"/>
        </w:rPr>
        <w:t>connexion</w:t>
      </w:r>
      <w:r w:rsidR="00D50CA9">
        <w:rPr>
          <w:lang w:eastAsia="fr-FR"/>
        </w:rPr>
        <w:t xml:space="preserve"> OpenVPN grâce au package OPENVPN </w:t>
      </w:r>
      <w:r w:rsidR="00824661">
        <w:rPr>
          <w:lang w:eastAsia="fr-FR"/>
        </w:rPr>
        <w:t>qu’il</w:t>
      </w:r>
      <w:r w:rsidR="00081C26">
        <w:rPr>
          <w:lang w:eastAsia="fr-FR"/>
        </w:rPr>
        <w:t xml:space="preserve"> faut installer dans le package manager </w:t>
      </w:r>
      <w:r w:rsidR="00625DF2">
        <w:rPr>
          <w:lang w:eastAsia="fr-FR"/>
        </w:rPr>
        <w:t>puis une fois install</w:t>
      </w:r>
      <w:r w:rsidR="00824661">
        <w:rPr>
          <w:lang w:eastAsia="fr-FR"/>
        </w:rPr>
        <w:t>é</w:t>
      </w:r>
      <w:r w:rsidR="00625DF2">
        <w:rPr>
          <w:lang w:eastAsia="fr-FR"/>
        </w:rPr>
        <w:t xml:space="preserve"> allez dans VPN &gt;</w:t>
      </w:r>
      <w:r>
        <w:rPr>
          <w:lang w:eastAsia="fr-FR"/>
        </w:rPr>
        <w:t xml:space="preserve"> OpenVPN &gt; Client Export Utility</w:t>
      </w:r>
    </w:p>
    <w:p w14:paraId="12E9F182" w14:textId="77777777" w:rsidR="00005AA5" w:rsidRPr="00E43965" w:rsidRDefault="00005AA5" w:rsidP="00367B5F">
      <w:pPr>
        <w:ind w:firstLine="0"/>
        <w:rPr>
          <w:lang w:eastAsia="fr-FR"/>
        </w:rPr>
      </w:pPr>
    </w:p>
    <w:p w14:paraId="4FB5E3F9" w14:textId="77777777" w:rsidR="00BD059E" w:rsidRDefault="00BD059E" w:rsidP="00613397">
      <w:pPr>
        <w:ind w:left="360" w:firstLine="0"/>
      </w:pPr>
    </w:p>
    <w:p w14:paraId="3596F5CF" w14:textId="77777777" w:rsidR="00E54D73" w:rsidRDefault="00E54D73" w:rsidP="45580AC8">
      <w:pPr>
        <w:ind w:firstLine="0"/>
      </w:pPr>
    </w:p>
    <w:p w14:paraId="1E59C687" w14:textId="77777777" w:rsidR="00790BE9" w:rsidRDefault="00790BE9" w:rsidP="45580AC8">
      <w:pPr>
        <w:ind w:firstLine="0"/>
      </w:pPr>
    </w:p>
    <w:p w14:paraId="54F6EEB4" w14:textId="77777777" w:rsidR="00790BE9" w:rsidRDefault="00790BE9" w:rsidP="45580AC8">
      <w:pPr>
        <w:ind w:firstLine="0"/>
      </w:pPr>
    </w:p>
    <w:p w14:paraId="56A0B204" w14:textId="77777777" w:rsidR="00214DDF" w:rsidRDefault="00214DDF" w:rsidP="45580AC8">
      <w:pPr>
        <w:ind w:firstLine="0"/>
      </w:pPr>
    </w:p>
    <w:p w14:paraId="653AC58D" w14:textId="77777777" w:rsidR="00214DDF" w:rsidRDefault="00214DDF" w:rsidP="45580AC8">
      <w:pPr>
        <w:ind w:firstLine="0"/>
      </w:pPr>
    </w:p>
    <w:p w14:paraId="5F666A80" w14:textId="77777777" w:rsidR="00214DDF" w:rsidRDefault="00214DDF" w:rsidP="45580AC8">
      <w:pPr>
        <w:ind w:firstLine="0"/>
      </w:pPr>
    </w:p>
    <w:p w14:paraId="1FABF523" w14:textId="77777777" w:rsidR="00214DDF" w:rsidRDefault="00214DDF" w:rsidP="45580AC8">
      <w:pPr>
        <w:ind w:firstLine="0"/>
      </w:pPr>
    </w:p>
    <w:p w14:paraId="2ABF90F3" w14:textId="77777777" w:rsidR="00214DDF" w:rsidRDefault="00214DDF" w:rsidP="45580AC8">
      <w:pPr>
        <w:ind w:firstLine="0"/>
      </w:pPr>
    </w:p>
    <w:p w14:paraId="05B77D8E" w14:textId="77777777" w:rsidR="00214DDF" w:rsidRDefault="00214DDF" w:rsidP="45580AC8">
      <w:pPr>
        <w:ind w:firstLine="0"/>
      </w:pPr>
    </w:p>
    <w:p w14:paraId="6A5D68B9" w14:textId="77777777" w:rsidR="00214DDF" w:rsidRDefault="00214DDF" w:rsidP="45580AC8">
      <w:pPr>
        <w:ind w:firstLine="0"/>
      </w:pPr>
    </w:p>
    <w:p w14:paraId="2144DED4" w14:textId="77777777" w:rsidR="00214DDF" w:rsidRDefault="00214DDF" w:rsidP="45580AC8">
      <w:pPr>
        <w:ind w:firstLine="0"/>
      </w:pPr>
    </w:p>
    <w:p w14:paraId="6D42A0C3" w14:textId="77777777" w:rsidR="00214DDF" w:rsidRDefault="00214DDF" w:rsidP="45580AC8">
      <w:pPr>
        <w:ind w:firstLine="0"/>
      </w:pPr>
    </w:p>
    <w:p w14:paraId="3D850E28" w14:textId="77777777" w:rsidR="00214DDF" w:rsidRDefault="00214DDF" w:rsidP="45580AC8">
      <w:pPr>
        <w:ind w:firstLine="0"/>
      </w:pPr>
    </w:p>
    <w:p w14:paraId="44CF5C3E" w14:textId="77777777" w:rsidR="00214DDF" w:rsidRDefault="00214DDF" w:rsidP="45580AC8">
      <w:pPr>
        <w:ind w:firstLine="0"/>
      </w:pPr>
    </w:p>
    <w:p w14:paraId="43C37838" w14:textId="77777777" w:rsidR="00214DDF" w:rsidRDefault="00214DDF" w:rsidP="45580AC8">
      <w:pPr>
        <w:ind w:firstLine="0"/>
      </w:pPr>
    </w:p>
    <w:p w14:paraId="018C085A" w14:textId="77777777" w:rsidR="00214DDF" w:rsidRDefault="00214DDF" w:rsidP="45580AC8">
      <w:pPr>
        <w:ind w:firstLine="0"/>
      </w:pPr>
    </w:p>
    <w:p w14:paraId="0CC73535" w14:textId="77777777" w:rsidR="00214DDF" w:rsidRDefault="00214DDF" w:rsidP="45580AC8">
      <w:pPr>
        <w:ind w:firstLine="0"/>
      </w:pPr>
    </w:p>
    <w:p w14:paraId="36A5209D" w14:textId="0F987A24" w:rsidR="00313572" w:rsidRDefault="00824661" w:rsidP="0035242A">
      <w:pPr>
        <w:pStyle w:val="Heading1"/>
      </w:pPr>
      <w:bookmarkStart w:id="44" w:name="_Toc153880061"/>
      <w:r>
        <w:t>Utilisation des scripts</w:t>
      </w:r>
      <w:bookmarkEnd w:id="44"/>
    </w:p>
    <w:p w14:paraId="0062B77C" w14:textId="5F9BE387" w:rsidR="00913361" w:rsidRDefault="00913361" w:rsidP="0035242A">
      <w:r>
        <w:t xml:space="preserve">Nous aurons besoin de 3 fichiers </w:t>
      </w:r>
      <w:r w:rsidR="00C10C63">
        <w:t>qui devront obligatoirement être dans le même dossier</w:t>
      </w:r>
      <w:r w:rsidR="001C3C62">
        <w:t xml:space="preserve"> </w:t>
      </w:r>
      <w:proofErr w:type="gramStart"/>
      <w:r w:rsidR="001C3C62">
        <w:t>USERS.ps1 ,</w:t>
      </w:r>
      <w:proofErr w:type="gramEnd"/>
      <w:r w:rsidR="001C3C62">
        <w:t xml:space="preserve"> </w:t>
      </w:r>
      <w:r w:rsidR="00FC5300">
        <w:t xml:space="preserve">OU.ps1 </w:t>
      </w:r>
      <w:r w:rsidR="004753E6">
        <w:t xml:space="preserve">et </w:t>
      </w:r>
      <w:r w:rsidR="00CF6AB6">
        <w:t>USERS.csv</w:t>
      </w:r>
    </w:p>
    <w:p w14:paraId="28387774" w14:textId="1C29B39B" w:rsidR="00B93601" w:rsidRDefault="00B93601" w:rsidP="00CA7C2E">
      <w:r>
        <w:t>Pour créer un</w:t>
      </w:r>
      <w:r w:rsidR="00B5582F">
        <w:t xml:space="preserve">e OU </w:t>
      </w:r>
      <w:r w:rsidR="001206B9">
        <w:t xml:space="preserve">nous devons juste ajouter le nom du domaine </w:t>
      </w:r>
      <w:r w:rsidR="00524D69">
        <w:t xml:space="preserve">dans la liste </w:t>
      </w:r>
      <w:r w:rsidR="00DF3AC1" w:rsidRPr="00DF3AC1">
        <w:t>$</w:t>
      </w:r>
      <w:proofErr w:type="spellStart"/>
      <w:r w:rsidR="00DF3AC1" w:rsidRPr="00DF3AC1">
        <w:t>ouNoms</w:t>
      </w:r>
      <w:proofErr w:type="spellEnd"/>
      <w:r w:rsidR="00DF3AC1">
        <w:t xml:space="preserve"> dans </w:t>
      </w:r>
      <w:r w:rsidR="00C754DE">
        <w:t xml:space="preserve">le script </w:t>
      </w:r>
      <w:r w:rsidR="00F14760">
        <w:t>OU.ps1</w:t>
      </w:r>
    </w:p>
    <w:p w14:paraId="364BBA9B" w14:textId="309D4EBF" w:rsidR="00EB7309" w:rsidRDefault="003F43EB" w:rsidP="00B5582F">
      <w:pPr>
        <w:rPr>
          <w:ins w:id="45" w:author="ISMAIL SAMAN" w:date="2023-12-19T11:28:00Z"/>
        </w:rPr>
      </w:pPr>
      <w:ins w:id="46" w:author="ISMAIL SAMAN" w:date="2023-12-19T11:27:00Z">
        <w:r>
          <w:t xml:space="preserve">Pour ajouter un utilisateur </w:t>
        </w:r>
        <w:r w:rsidR="00CB411C">
          <w:t xml:space="preserve">supplémentaire, </w:t>
        </w:r>
        <w:r w:rsidR="005D397D">
          <w:t xml:space="preserve">il faut ajouter une ligne </w:t>
        </w:r>
        <w:r w:rsidR="008941E4">
          <w:t>dans le csv</w:t>
        </w:r>
        <w:r w:rsidR="00D25CC6">
          <w:t xml:space="preserve"> comme suit</w:t>
        </w:r>
        <w:r w:rsidR="005F5790">
          <w:t> :</w:t>
        </w:r>
      </w:ins>
    </w:p>
    <w:p w14:paraId="4F1DA453" w14:textId="5A3700BA" w:rsidR="009954C7" w:rsidRDefault="00EB7309" w:rsidP="00EB7309">
      <w:pPr>
        <w:ind w:firstLine="708"/>
        <w:rPr>
          <w:color w:val="0070C0"/>
        </w:rPr>
      </w:pPr>
      <w:ins w:id="47" w:author="ISMAIL SAMAN" w:date="2023-12-19T11:28:00Z">
        <w:r>
          <w:t xml:space="preserve">                       </w:t>
        </w:r>
      </w:ins>
      <w:proofErr w:type="gramStart"/>
      <w:r w:rsidR="0027609A" w:rsidRPr="00556642">
        <w:rPr>
          <w:color w:val="FF0000"/>
        </w:rPr>
        <w:t>prénom</w:t>
      </w:r>
      <w:r w:rsidR="0027609A" w:rsidRPr="00EB7309">
        <w:t>;</w:t>
      </w:r>
      <w:r w:rsidR="00CC27C4" w:rsidRPr="005F304B">
        <w:rPr>
          <w:color w:val="C45911" w:themeColor="accent2" w:themeShade="BF"/>
        </w:rPr>
        <w:t>nom</w:t>
      </w:r>
      <w:proofErr w:type="gramEnd"/>
      <w:ins w:id="48" w:author="ISMAIL SAMAN" w:date="2023-12-19T11:28:00Z">
        <w:r w:rsidRPr="00EB7309">
          <w:t>;</w:t>
        </w:r>
        <w:r w:rsidRPr="005F4E08">
          <w:rPr>
            <w:color w:val="2E74B5" w:themeColor="accent5" w:themeShade="BF"/>
            <w:rPrChange w:id="49" w:author="ISMAIL SAMAN" w:date="2023-12-19T11:28:00Z">
              <w:rPr/>
            </w:rPrChange>
          </w:rPr>
          <w:t>SAM</w:t>
        </w:r>
        <w:r w:rsidRPr="00EB7309">
          <w:t>;</w:t>
        </w:r>
        <w:r w:rsidRPr="00EB7309">
          <w:rPr>
            <w:color w:val="92D050"/>
            <w:rPrChange w:id="50" w:author="ISMAIL SAMAN" w:date="2023-12-19T11:28:00Z">
              <w:rPr/>
            </w:rPrChange>
          </w:rPr>
          <w:t>MDP</w:t>
        </w:r>
        <w:r w:rsidRPr="00EB7309">
          <w:t>;</w:t>
        </w:r>
        <w:r w:rsidRPr="00EB7309">
          <w:rPr>
            <w:color w:val="00B050"/>
            <w:rPrChange w:id="51" w:author="ISMAIL SAMAN" w:date="2023-12-19T11:28:00Z">
              <w:rPr/>
            </w:rPrChange>
          </w:rPr>
          <w:t>groupes</w:t>
        </w:r>
        <w:r w:rsidRPr="00EB7309">
          <w:t>;</w:t>
        </w:r>
        <w:r w:rsidRPr="00EB7309">
          <w:rPr>
            <w:color w:val="00B0F0"/>
            <w:rPrChange w:id="52" w:author="ISMAIL SAMAN" w:date="2023-12-19T11:28:00Z">
              <w:rPr/>
            </w:rPrChange>
          </w:rPr>
          <w:t>domaine1</w:t>
        </w:r>
        <w:r w:rsidRPr="00EB7309">
          <w:t>;</w:t>
        </w:r>
        <w:r w:rsidRPr="00EB7309">
          <w:rPr>
            <w:color w:val="0070C0"/>
            <w:rPrChange w:id="53" w:author="ISMAIL SAMAN" w:date="2023-12-19T11:28:00Z">
              <w:rPr/>
            </w:rPrChange>
          </w:rPr>
          <w:t>domaine2</w:t>
        </w:r>
      </w:ins>
    </w:p>
    <w:p w14:paraId="43AB2849" w14:textId="3CE99C84" w:rsidR="00AD2FF7" w:rsidRDefault="00D92164" w:rsidP="005819A6">
      <w:proofErr w:type="spellStart"/>
      <w:proofErr w:type="gramStart"/>
      <w:r>
        <w:rPr>
          <w:color w:val="FF0000"/>
        </w:rPr>
        <w:t>p</w:t>
      </w:r>
      <w:r w:rsidR="0027609A" w:rsidRPr="00556642">
        <w:rPr>
          <w:color w:val="FF0000"/>
        </w:rPr>
        <w:t>r</w:t>
      </w:r>
      <w:r>
        <w:rPr>
          <w:color w:val="FF0000"/>
        </w:rPr>
        <w:t>e</w:t>
      </w:r>
      <w:r w:rsidR="0027609A" w:rsidRPr="00556642">
        <w:rPr>
          <w:color w:val="FF0000"/>
        </w:rPr>
        <w:t>nom</w:t>
      </w:r>
      <w:proofErr w:type="spellEnd"/>
      <w:proofErr w:type="gramEnd"/>
      <w:r w:rsidR="00AD2FF7">
        <w:rPr>
          <w:color w:val="FF0000"/>
        </w:rPr>
        <w:t> </w:t>
      </w:r>
      <w:r w:rsidR="00AD2FF7" w:rsidRPr="009E1EEF">
        <w:t xml:space="preserve">: </w:t>
      </w:r>
      <w:r w:rsidR="001B6C48" w:rsidRPr="009E1EEF">
        <w:t>le prénom de l’utilisateur</w:t>
      </w:r>
    </w:p>
    <w:p w14:paraId="0E2539D2" w14:textId="0E6E7574" w:rsidR="009E1EEF" w:rsidRDefault="007A7081" w:rsidP="005819A6">
      <w:pPr>
        <w:rPr>
          <w:color w:val="FFFF00"/>
        </w:rPr>
      </w:pPr>
      <w:proofErr w:type="gramStart"/>
      <w:r w:rsidRPr="005F304B">
        <w:rPr>
          <w:color w:val="C45911" w:themeColor="accent2" w:themeShade="BF"/>
        </w:rPr>
        <w:t>nom</w:t>
      </w:r>
      <w:proofErr w:type="gramEnd"/>
      <w:r w:rsidRPr="009E1EEF">
        <w:t xml:space="preserve"> :</w:t>
      </w:r>
      <w:r w:rsidR="009E1EEF" w:rsidRPr="009E1EEF">
        <w:t xml:space="preserve"> le </w:t>
      </w:r>
      <w:r w:rsidR="00644683">
        <w:t>nom de famille</w:t>
      </w:r>
      <w:r w:rsidR="009E1EEF" w:rsidRPr="009E1EEF">
        <w:t xml:space="preserve"> de l’utilisateur</w:t>
      </w:r>
    </w:p>
    <w:p w14:paraId="2DE2E8A0" w14:textId="3C302871" w:rsidR="00F418EB" w:rsidRDefault="007A7081" w:rsidP="005819A6">
      <w:pPr>
        <w:rPr>
          <w:rStyle w:val="eop"/>
          <w:color w:val="000000"/>
          <w:szCs w:val="22"/>
          <w:shd w:val="clear" w:color="auto" w:fill="FFFFFF"/>
        </w:rPr>
      </w:pPr>
      <w:r w:rsidRPr="005F4E08">
        <w:rPr>
          <w:color w:val="2E74B5" w:themeColor="accent5" w:themeShade="BF"/>
        </w:rPr>
        <w:t>SAM</w:t>
      </w:r>
      <w:r>
        <w:rPr>
          <w:rStyle w:val="normaltextrun"/>
          <w:b/>
          <w:bCs/>
          <w:color w:val="000000"/>
          <w:szCs w:val="22"/>
          <w:shd w:val="clear" w:color="auto" w:fill="FFFFFF"/>
        </w:rPr>
        <w:t xml:space="preserve"> :</w:t>
      </w:r>
      <w:r w:rsidR="003C0D9E">
        <w:rPr>
          <w:rStyle w:val="normaltextrun"/>
          <w:color w:val="000000"/>
          <w:szCs w:val="22"/>
          <w:shd w:val="clear" w:color="auto" w:fill="FFFFFF"/>
        </w:rPr>
        <w:t xml:space="preserve"> Les identifiants des utilisateurs sont formés des trois premières lettres du nom de famille suivies du prénom complet.</w:t>
      </w:r>
      <w:r w:rsidR="003C0D9E">
        <w:rPr>
          <w:rStyle w:val="eop"/>
          <w:color w:val="000000"/>
          <w:szCs w:val="22"/>
          <w:shd w:val="clear" w:color="auto" w:fill="FFFFFF"/>
        </w:rPr>
        <w:t> </w:t>
      </w:r>
    </w:p>
    <w:p w14:paraId="267925E8" w14:textId="03268834" w:rsidR="003C0D9E" w:rsidRDefault="00CC27C4" w:rsidP="005819A6">
      <w:pPr>
        <w:rPr>
          <w:rStyle w:val="normaltextrun"/>
          <w:color w:val="000000"/>
          <w:szCs w:val="22"/>
          <w:shd w:val="clear" w:color="auto" w:fill="FFFFFF"/>
        </w:rPr>
      </w:pPr>
      <w:r w:rsidRPr="00EB7309">
        <w:rPr>
          <w:color w:val="92D050"/>
        </w:rPr>
        <w:t>MDP</w:t>
      </w:r>
      <w:r>
        <w:rPr>
          <w:rStyle w:val="normaltextrun"/>
          <w:color w:val="000000"/>
          <w:szCs w:val="22"/>
          <w:shd w:val="clear" w:color="auto" w:fill="FFFFFF"/>
        </w:rPr>
        <w:t xml:space="preserve"> :</w:t>
      </w:r>
      <w:r w:rsidR="003C0D9E">
        <w:rPr>
          <w:rStyle w:val="normaltextrun"/>
          <w:color w:val="000000"/>
          <w:szCs w:val="22"/>
          <w:shd w:val="clear" w:color="auto" w:fill="FFFFFF"/>
        </w:rPr>
        <w:t xml:space="preserve"> Chaque mot de passe se compose de 11 caractères, incluant trois majuscules, sept minuscules et un caractère spécial choisi parmi les suivants : @, !, ?, &amp; et %</w:t>
      </w:r>
      <w:r w:rsidR="005C677E">
        <w:rPr>
          <w:rStyle w:val="normaltextrun"/>
          <w:color w:val="000000"/>
          <w:szCs w:val="22"/>
          <w:shd w:val="clear" w:color="auto" w:fill="FFFFFF"/>
        </w:rPr>
        <w:t>.</w:t>
      </w:r>
    </w:p>
    <w:p w14:paraId="57C3145B" w14:textId="3D726D62" w:rsidR="00A13340" w:rsidRDefault="007A7081" w:rsidP="00A13340">
      <w:proofErr w:type="gramStart"/>
      <w:r>
        <w:rPr>
          <w:color w:val="00B050"/>
        </w:rPr>
        <w:t>groupes</w:t>
      </w:r>
      <w:proofErr w:type="gramEnd"/>
      <w:r w:rsidR="005819A6">
        <w:rPr>
          <w:color w:val="00B050"/>
        </w:rPr>
        <w:t> :</w:t>
      </w:r>
      <w:r w:rsidR="00115AB7">
        <w:rPr>
          <w:color w:val="00B050"/>
        </w:rPr>
        <w:t xml:space="preserve"> </w:t>
      </w:r>
      <w:r w:rsidR="00440BEF" w:rsidRPr="00113FA5">
        <w:t xml:space="preserve">la syntaxe pour </w:t>
      </w:r>
      <w:r w:rsidR="00113FA5" w:rsidRPr="00113FA5">
        <w:t>mettre les groupes</w:t>
      </w:r>
      <w:r w:rsidR="00440BEF" w:rsidRPr="00113FA5">
        <w:t xml:space="preserve"> </w:t>
      </w:r>
      <w:r w:rsidR="00113FA5">
        <w:t xml:space="preserve">est </w:t>
      </w:r>
      <w:proofErr w:type="spellStart"/>
      <w:r w:rsidR="00FD6F59" w:rsidRPr="00FE1FBC">
        <w:rPr>
          <w:color w:val="00B050"/>
        </w:rPr>
        <w:t>OU</w:t>
      </w:r>
      <w:r w:rsidR="00FD6F59" w:rsidRPr="00FE1FBC">
        <w:rPr>
          <w:color w:val="FF0000"/>
        </w:rPr>
        <w:t>.</w:t>
      </w:r>
      <w:r w:rsidR="00FD6F59" w:rsidRPr="005F304B">
        <w:rPr>
          <w:color w:val="00B0F0"/>
        </w:rPr>
        <w:t>Sous-Ou</w:t>
      </w:r>
      <w:r w:rsidR="000506F1" w:rsidRPr="00FE1FBC">
        <w:rPr>
          <w:color w:val="FF0000"/>
        </w:rPr>
        <w:t>.</w:t>
      </w:r>
      <w:r w:rsidR="000506F1" w:rsidRPr="005F304B">
        <w:rPr>
          <w:color w:val="C45911" w:themeColor="accent2" w:themeShade="BF"/>
        </w:rPr>
        <w:t>groupe</w:t>
      </w:r>
      <w:proofErr w:type="spellEnd"/>
      <w:r w:rsidR="00A13340" w:rsidRPr="00A13340">
        <w:t>,</w:t>
      </w:r>
      <w:r w:rsidR="00A13340">
        <w:t xml:space="preserve"> si </w:t>
      </w:r>
      <w:r w:rsidR="00A13E78">
        <w:t>vous</w:t>
      </w:r>
      <w:r w:rsidR="00A13340">
        <w:t xml:space="preserve"> voulons ajouter </w:t>
      </w:r>
      <w:r w:rsidR="00D762D1">
        <w:t xml:space="preserve">plusieurs groupes en même temps, il suffit </w:t>
      </w:r>
      <w:r w:rsidR="00A13E78">
        <w:t xml:space="preserve">de les séparer avec un </w:t>
      </w:r>
      <w:r w:rsidR="00E2630E">
        <w:t>« </w:t>
      </w:r>
      <w:r w:rsidR="00A13E78">
        <w:t>/</w:t>
      </w:r>
      <w:r w:rsidR="00E2630E">
        <w:t> »</w:t>
      </w:r>
      <w:r w:rsidR="002347D5">
        <w:t xml:space="preserve"> sans espaces.</w:t>
      </w:r>
    </w:p>
    <w:p w14:paraId="45F3E342" w14:textId="6A3A3856" w:rsidR="00DB2619" w:rsidRDefault="00D92164" w:rsidP="00DB2619">
      <w:pPr>
        <w:ind w:firstLine="708"/>
      </w:pPr>
      <w:proofErr w:type="gramStart"/>
      <w:r>
        <w:rPr>
          <w:color w:val="00B0F0"/>
        </w:rPr>
        <w:t>d</w:t>
      </w:r>
      <w:r w:rsidR="00CC27C4" w:rsidRPr="00556642">
        <w:rPr>
          <w:color w:val="00B0F0"/>
        </w:rPr>
        <w:t>omaine</w:t>
      </w:r>
      <w:proofErr w:type="gramEnd"/>
      <w:ins w:id="54" w:author="ISMAIL SAMAN" w:date="2023-12-19T11:28:00Z">
        <w:r w:rsidR="00DB2619" w:rsidRPr="00EB7309">
          <w:rPr>
            <w:color w:val="00B0F0"/>
            <w:rPrChange w:id="55" w:author="ISMAIL SAMAN" w:date="2023-12-19T11:28:00Z">
              <w:rPr/>
            </w:rPrChange>
          </w:rPr>
          <w:t>1</w:t>
        </w:r>
      </w:ins>
      <w:r w:rsidR="00DB2619">
        <w:t xml:space="preserve"> : la partie gauche </w:t>
      </w:r>
      <w:r w:rsidR="00836916">
        <w:t>du domaine</w:t>
      </w:r>
    </w:p>
    <w:p w14:paraId="0DF5A110" w14:textId="7D3D8346" w:rsidR="00DB2619" w:rsidRDefault="00D92164" w:rsidP="00DB2619">
      <w:pPr>
        <w:ind w:firstLine="708"/>
        <w:rPr>
          <w:color w:val="0070C0"/>
        </w:rPr>
      </w:pPr>
      <w:proofErr w:type="gramStart"/>
      <w:r>
        <w:rPr>
          <w:color w:val="0070C0"/>
        </w:rPr>
        <w:t>d</w:t>
      </w:r>
      <w:r w:rsidR="00CC27C4" w:rsidRPr="00556642">
        <w:rPr>
          <w:color w:val="0070C0"/>
        </w:rPr>
        <w:t>omaine</w:t>
      </w:r>
      <w:proofErr w:type="gramEnd"/>
      <w:ins w:id="56" w:author="ISMAIL SAMAN" w:date="2023-12-19T11:28:00Z">
        <w:r w:rsidR="00DB2619" w:rsidRPr="00EB7309">
          <w:rPr>
            <w:color w:val="0070C0"/>
            <w:rPrChange w:id="57" w:author="ISMAIL SAMAN" w:date="2023-12-19T11:28:00Z">
              <w:rPr/>
            </w:rPrChange>
          </w:rPr>
          <w:t>2</w:t>
        </w:r>
      </w:ins>
      <w:r w:rsidR="00DB2619">
        <w:rPr>
          <w:color w:val="0070C0"/>
        </w:rPr>
        <w:t xml:space="preserve"> </w:t>
      </w:r>
      <w:r w:rsidR="00DB2619">
        <w:t>:</w:t>
      </w:r>
      <w:r w:rsidR="00836916" w:rsidRPr="00836916">
        <w:t xml:space="preserve"> </w:t>
      </w:r>
      <w:r w:rsidR="00836916">
        <w:t>la partie gauche du domaine</w:t>
      </w:r>
    </w:p>
    <w:p w14:paraId="74CAB8C9" w14:textId="77777777" w:rsidR="00DB2619" w:rsidRDefault="00DB2619" w:rsidP="00A13340">
      <w:pPr>
        <w:rPr>
          <w:color w:val="0070C0"/>
        </w:rPr>
      </w:pPr>
    </w:p>
    <w:p w14:paraId="3EBF8927" w14:textId="77777777" w:rsidR="00DC312A" w:rsidRDefault="00DC312A" w:rsidP="00A13340">
      <w:pPr>
        <w:rPr>
          <w:color w:val="0070C0"/>
        </w:rPr>
      </w:pPr>
    </w:p>
    <w:p w14:paraId="19EE035C" w14:textId="77777777" w:rsidR="00DC312A" w:rsidRDefault="00DC312A" w:rsidP="00A13340">
      <w:pPr>
        <w:rPr>
          <w:color w:val="0070C0"/>
        </w:rPr>
      </w:pPr>
    </w:p>
    <w:p w14:paraId="34CBFF07" w14:textId="77777777" w:rsidR="00DC312A" w:rsidRDefault="00DC312A" w:rsidP="00A13340">
      <w:pPr>
        <w:rPr>
          <w:color w:val="0070C0"/>
        </w:rPr>
      </w:pPr>
    </w:p>
    <w:p w14:paraId="4E027A0F" w14:textId="77777777" w:rsidR="00DC312A" w:rsidRDefault="00DC312A" w:rsidP="00A13340">
      <w:pPr>
        <w:rPr>
          <w:color w:val="0070C0"/>
        </w:rPr>
      </w:pPr>
    </w:p>
    <w:p w14:paraId="49BD8B7E" w14:textId="77777777" w:rsidR="00DC312A" w:rsidRDefault="00DC312A" w:rsidP="00A13340">
      <w:pPr>
        <w:rPr>
          <w:color w:val="0070C0"/>
        </w:rPr>
      </w:pPr>
    </w:p>
    <w:p w14:paraId="3404200C" w14:textId="77777777" w:rsidR="00DC312A" w:rsidRDefault="00DC312A" w:rsidP="00A13340">
      <w:pPr>
        <w:rPr>
          <w:color w:val="0070C0"/>
        </w:rPr>
      </w:pPr>
    </w:p>
    <w:p w14:paraId="5D415735" w14:textId="77777777" w:rsidR="00DC312A" w:rsidRDefault="00DC312A" w:rsidP="00A13340">
      <w:pPr>
        <w:rPr>
          <w:color w:val="0070C0"/>
        </w:rPr>
      </w:pPr>
    </w:p>
    <w:p w14:paraId="6AC364CA" w14:textId="77777777" w:rsidR="00DC312A" w:rsidRDefault="00DC312A" w:rsidP="00A13340">
      <w:pPr>
        <w:rPr>
          <w:color w:val="0070C0"/>
        </w:rPr>
      </w:pPr>
    </w:p>
    <w:p w14:paraId="1151FAFA" w14:textId="77777777" w:rsidR="00DC312A" w:rsidRDefault="00DC312A" w:rsidP="00A13340">
      <w:pPr>
        <w:rPr>
          <w:color w:val="0070C0"/>
        </w:rPr>
      </w:pPr>
    </w:p>
    <w:p w14:paraId="138560E5" w14:textId="77777777" w:rsidR="00DC312A" w:rsidRDefault="00DC312A" w:rsidP="00A13340">
      <w:pPr>
        <w:rPr>
          <w:color w:val="0070C0"/>
        </w:rPr>
      </w:pPr>
    </w:p>
    <w:p w14:paraId="653F79B1" w14:textId="77777777" w:rsidR="00DC312A" w:rsidRDefault="00DC312A" w:rsidP="00A13340">
      <w:pPr>
        <w:rPr>
          <w:color w:val="0070C0"/>
        </w:rPr>
      </w:pPr>
    </w:p>
    <w:p w14:paraId="49A7F383" w14:textId="77777777" w:rsidR="006615C7" w:rsidRPr="00A13340" w:rsidRDefault="006615C7" w:rsidP="00972D90">
      <w:pPr>
        <w:ind w:firstLine="0"/>
        <w:rPr>
          <w:color w:val="0070C0"/>
        </w:rPr>
      </w:pPr>
    </w:p>
    <w:p w14:paraId="200795A4" w14:textId="01D4931E" w:rsidR="00F80E7C" w:rsidRPr="00F80E7C" w:rsidRDefault="00097FA4" w:rsidP="004F1AEB">
      <w:pPr>
        <w:pStyle w:val="Heading1"/>
        <w:rPr>
          <w:lang w:eastAsia="fr-FR"/>
        </w:rPr>
      </w:pPr>
      <w:bookmarkStart w:id="58" w:name="_Toc153877184"/>
      <w:bookmarkStart w:id="59" w:name="_Toc153880062"/>
      <w:r w:rsidRPr="00097FA4">
        <w:rPr>
          <w:lang w:eastAsia="fr-FR"/>
        </w:rPr>
        <w:t>Gestion des Risques</w:t>
      </w:r>
      <w:bookmarkEnd w:id="58"/>
      <w:bookmarkEnd w:id="59"/>
    </w:p>
    <w:p w14:paraId="021370F8" w14:textId="5822CE73" w:rsidR="005D632C" w:rsidRPr="009F4586" w:rsidRDefault="005D632C" w:rsidP="00B22B79">
      <w:pPr>
        <w:rPr>
          <w:b/>
          <w:bCs/>
          <w:lang w:eastAsia="fr-FR"/>
        </w:rPr>
      </w:pPr>
      <w:r w:rsidRPr="009F4586">
        <w:rPr>
          <w:b/>
          <w:bCs/>
          <w:lang w:eastAsia="fr-FR"/>
        </w:rPr>
        <w:t>Cyberattaques :</w:t>
      </w:r>
    </w:p>
    <w:p w14:paraId="076B321A" w14:textId="6B29D0F9" w:rsidR="001F03C5" w:rsidRPr="00A27FF7" w:rsidRDefault="001F03C5" w:rsidP="00B22B79">
      <w:pPr>
        <w:rPr>
          <w:lang w:eastAsia="fr-FR"/>
        </w:rPr>
      </w:pPr>
      <w:r w:rsidRPr="00A27FF7">
        <w:rPr>
          <w:lang w:eastAsia="fr-FR"/>
        </w:rPr>
        <w:t xml:space="preserve">Mettre en place des règles de pares-feux </w:t>
      </w:r>
      <w:r w:rsidR="002F349D" w:rsidRPr="00A27FF7">
        <w:rPr>
          <w:lang w:eastAsia="fr-FR"/>
        </w:rPr>
        <w:t xml:space="preserve">dans </w:t>
      </w:r>
      <w:r w:rsidR="00A27FF7" w:rsidRPr="00A27FF7">
        <w:rPr>
          <w:lang w:eastAsia="fr-FR"/>
        </w:rPr>
        <w:t>l’infrastructure</w:t>
      </w:r>
      <w:r w:rsidR="00A27FF7">
        <w:rPr>
          <w:lang w:eastAsia="fr-FR"/>
        </w:rPr>
        <w:t xml:space="preserve">, </w:t>
      </w:r>
      <w:r w:rsidR="00A4192B">
        <w:rPr>
          <w:lang w:eastAsia="fr-FR"/>
        </w:rPr>
        <w:t>sensibil</w:t>
      </w:r>
      <w:r w:rsidR="00935B80">
        <w:rPr>
          <w:lang w:eastAsia="fr-FR"/>
        </w:rPr>
        <w:t xml:space="preserve">iser </w:t>
      </w:r>
      <w:r w:rsidR="00D03B2A">
        <w:rPr>
          <w:lang w:eastAsia="fr-FR"/>
        </w:rPr>
        <w:t>les membres</w:t>
      </w:r>
      <w:r w:rsidR="00A27FF7" w:rsidRPr="00A27FF7">
        <w:rPr>
          <w:lang w:eastAsia="fr-FR"/>
        </w:rPr>
        <w:t xml:space="preserve"> du S.I</w:t>
      </w:r>
      <w:r w:rsidR="0030316D">
        <w:rPr>
          <w:lang w:eastAsia="fr-FR"/>
        </w:rPr>
        <w:t>.</w:t>
      </w:r>
      <w:r w:rsidR="00DA0F52">
        <w:rPr>
          <w:lang w:eastAsia="fr-FR"/>
        </w:rPr>
        <w:t xml:space="preserve"> aux </w:t>
      </w:r>
      <w:r w:rsidR="00136927">
        <w:rPr>
          <w:lang w:eastAsia="fr-FR"/>
        </w:rPr>
        <w:t xml:space="preserve">différentes menaces </w:t>
      </w:r>
      <w:r w:rsidR="00A935BA">
        <w:rPr>
          <w:lang w:eastAsia="fr-FR"/>
        </w:rPr>
        <w:t xml:space="preserve">d’attaque (comme </w:t>
      </w:r>
      <w:r w:rsidR="00FE0E16">
        <w:rPr>
          <w:lang w:eastAsia="fr-FR"/>
        </w:rPr>
        <w:t>les tentatives d’</w:t>
      </w:r>
      <w:r w:rsidR="003E1E28">
        <w:rPr>
          <w:lang w:eastAsia="fr-FR"/>
        </w:rPr>
        <w:t>hameçonnage</w:t>
      </w:r>
      <w:r w:rsidR="00B21211">
        <w:rPr>
          <w:lang w:eastAsia="fr-FR"/>
        </w:rPr>
        <w:t>).</w:t>
      </w:r>
      <w:r w:rsidR="003E1E28">
        <w:rPr>
          <w:lang w:eastAsia="fr-FR"/>
        </w:rPr>
        <w:t xml:space="preserve"> </w:t>
      </w:r>
      <w:r w:rsidR="002D7556">
        <w:rPr>
          <w:lang w:eastAsia="fr-FR"/>
        </w:rPr>
        <w:t>Surveiller le réseau pour détecter des éventuelles intrusions</w:t>
      </w:r>
      <w:r w:rsidR="00B86EE7">
        <w:rPr>
          <w:lang w:eastAsia="fr-FR"/>
        </w:rPr>
        <w:t xml:space="preserve">, et </w:t>
      </w:r>
      <w:r w:rsidR="00496548">
        <w:rPr>
          <w:lang w:eastAsia="fr-FR"/>
        </w:rPr>
        <w:t xml:space="preserve">avoir une bonne gestion des accès </w:t>
      </w:r>
      <w:r w:rsidR="005F4F07">
        <w:rPr>
          <w:lang w:eastAsia="fr-FR"/>
        </w:rPr>
        <w:t>aux données aux utilisateurs</w:t>
      </w:r>
      <w:r w:rsidR="008652E4">
        <w:rPr>
          <w:lang w:eastAsia="fr-FR"/>
        </w:rPr>
        <w:t>, isolée les données sensibles des attaques</w:t>
      </w:r>
      <w:r w:rsidR="005F4F07">
        <w:rPr>
          <w:lang w:eastAsia="fr-FR"/>
        </w:rPr>
        <w:t>.</w:t>
      </w:r>
    </w:p>
    <w:p w14:paraId="78E29574" w14:textId="6E15E140" w:rsidR="005D632C" w:rsidRPr="009F4586" w:rsidRDefault="005D632C" w:rsidP="00CE12AA">
      <w:pPr>
        <w:rPr>
          <w:b/>
          <w:bCs/>
          <w:lang w:eastAsia="fr-FR"/>
        </w:rPr>
      </w:pPr>
      <w:r w:rsidRPr="009F4586">
        <w:rPr>
          <w:b/>
          <w:bCs/>
          <w:lang w:eastAsia="fr-FR"/>
        </w:rPr>
        <w:t>Pertes de données</w:t>
      </w:r>
      <w:r w:rsidR="00522B22">
        <w:rPr>
          <w:b/>
          <w:bCs/>
          <w:lang w:eastAsia="fr-FR"/>
        </w:rPr>
        <w:t> </w:t>
      </w:r>
      <w:r w:rsidRPr="009F4586">
        <w:rPr>
          <w:b/>
          <w:bCs/>
          <w:lang w:eastAsia="fr-FR"/>
        </w:rPr>
        <w:t>:</w:t>
      </w:r>
    </w:p>
    <w:p w14:paraId="278C745C" w14:textId="0E3E7441" w:rsidR="005D632C" w:rsidRDefault="005D632C" w:rsidP="005D632C">
      <w:pPr>
        <w:rPr>
          <w:lang w:eastAsia="fr-FR"/>
        </w:rPr>
      </w:pPr>
      <w:r>
        <w:rPr>
          <w:lang w:eastAsia="fr-FR"/>
        </w:rPr>
        <w:t>Mettre en œuvre des politiques de sauvegarde régulières, utiliser le chiffrement des données sensibles, et sensibiliser les utilisateurs à l'importance de la protection des données.</w:t>
      </w:r>
    </w:p>
    <w:p w14:paraId="66881AAD" w14:textId="54A223E6" w:rsidR="005D632C" w:rsidRPr="00BE2B8B" w:rsidRDefault="005D632C" w:rsidP="00BE2B8B">
      <w:pPr>
        <w:rPr>
          <w:b/>
          <w:bCs/>
          <w:lang w:eastAsia="fr-FR"/>
        </w:rPr>
      </w:pPr>
      <w:r w:rsidRPr="009F4586">
        <w:rPr>
          <w:b/>
          <w:bCs/>
          <w:lang w:eastAsia="fr-FR"/>
        </w:rPr>
        <w:t>Défaillance matérielle :</w:t>
      </w:r>
    </w:p>
    <w:p w14:paraId="0E743FCF" w14:textId="43F1F497" w:rsidR="005D632C" w:rsidRDefault="005D632C" w:rsidP="005D632C">
      <w:pPr>
        <w:rPr>
          <w:lang w:eastAsia="fr-FR"/>
        </w:rPr>
      </w:pPr>
      <w:r>
        <w:rPr>
          <w:lang w:eastAsia="fr-FR"/>
        </w:rPr>
        <w:t>Mettre en place une infrastructure redondante, effectuer des sauvegardes régulières, et maintenir un plan de reprise après sinistre.</w:t>
      </w:r>
    </w:p>
    <w:p w14:paraId="24604AAD" w14:textId="7C850F01" w:rsidR="005D632C" w:rsidRPr="000F48E7" w:rsidRDefault="005D632C" w:rsidP="00BE2B8B">
      <w:pPr>
        <w:rPr>
          <w:lang w:eastAsia="fr-FR"/>
        </w:rPr>
      </w:pPr>
      <w:r w:rsidRPr="000F48E7">
        <w:rPr>
          <w:b/>
          <w:lang w:eastAsia="fr-FR"/>
        </w:rPr>
        <w:t>Mauvaise gestion des identités et des accès</w:t>
      </w:r>
      <w:r w:rsidRPr="000F48E7">
        <w:rPr>
          <w:lang w:eastAsia="fr-FR"/>
        </w:rPr>
        <w:t xml:space="preserve"> :</w:t>
      </w:r>
    </w:p>
    <w:p w14:paraId="1D1D9A4E" w14:textId="39B07EDE" w:rsidR="005D632C" w:rsidRPr="000F48E7" w:rsidRDefault="005D632C" w:rsidP="005D632C">
      <w:pPr>
        <w:rPr>
          <w:lang w:eastAsia="fr-FR"/>
        </w:rPr>
      </w:pPr>
      <w:r w:rsidRPr="000F48E7">
        <w:rPr>
          <w:lang w:eastAsia="fr-FR"/>
        </w:rPr>
        <w:t>Mettre en place des processus de gestion des identités robustes, appliquer le principe du moindre privilège, et effectuer des audits réguliers des droits d'accès.</w:t>
      </w:r>
    </w:p>
    <w:p w14:paraId="2E28840E" w14:textId="5C821FFB" w:rsidR="005D632C" w:rsidRPr="00BE2B8B" w:rsidRDefault="005D632C" w:rsidP="00BE2B8B">
      <w:pPr>
        <w:rPr>
          <w:b/>
          <w:bCs/>
          <w:lang w:eastAsia="fr-FR"/>
        </w:rPr>
      </w:pPr>
      <w:r w:rsidRPr="009F4586">
        <w:rPr>
          <w:b/>
          <w:bCs/>
          <w:lang w:eastAsia="fr-FR"/>
        </w:rPr>
        <w:t>Catastrophes naturelles :</w:t>
      </w:r>
    </w:p>
    <w:p w14:paraId="635EE01B" w14:textId="1E3963D6" w:rsidR="005D632C" w:rsidRDefault="005D632C" w:rsidP="005D632C">
      <w:pPr>
        <w:rPr>
          <w:lang w:eastAsia="fr-FR"/>
        </w:rPr>
      </w:pPr>
      <w:r>
        <w:rPr>
          <w:lang w:eastAsia="fr-FR"/>
        </w:rPr>
        <w:t xml:space="preserve">Mettre en place </w:t>
      </w:r>
      <w:r w:rsidR="00702CA7">
        <w:rPr>
          <w:lang w:eastAsia="fr-FR"/>
        </w:rPr>
        <w:t xml:space="preserve">un plan de sauvegarde 3-2-1 </w:t>
      </w:r>
      <w:r w:rsidR="008D5DCE">
        <w:rPr>
          <w:lang w:eastAsia="fr-FR"/>
        </w:rPr>
        <w:t xml:space="preserve">pour que les données ne soient pas </w:t>
      </w:r>
      <w:r w:rsidR="00290A7C">
        <w:rPr>
          <w:lang w:eastAsia="fr-FR"/>
        </w:rPr>
        <w:t>perdues</w:t>
      </w:r>
      <w:r w:rsidR="008D5DCE">
        <w:rPr>
          <w:lang w:eastAsia="fr-FR"/>
        </w:rPr>
        <w:t xml:space="preserve"> à la suite</w:t>
      </w:r>
      <w:r w:rsidR="00B2655D">
        <w:rPr>
          <w:lang w:eastAsia="fr-FR"/>
        </w:rPr>
        <w:t xml:space="preserve"> de la dégradation </w:t>
      </w:r>
      <w:r w:rsidR="00880896">
        <w:rPr>
          <w:lang w:eastAsia="fr-FR"/>
        </w:rPr>
        <w:t>ou perte de matériel</w:t>
      </w:r>
      <w:r w:rsidR="00472692">
        <w:rPr>
          <w:lang w:eastAsia="fr-FR"/>
        </w:rPr>
        <w:t xml:space="preserve"> (</w:t>
      </w:r>
      <w:r w:rsidR="00BF227F">
        <w:rPr>
          <w:lang w:eastAsia="fr-FR"/>
        </w:rPr>
        <w:t>avoir une copie des données du S.I. à des endroits distincts)</w:t>
      </w:r>
      <w:r w:rsidR="009A5577">
        <w:rPr>
          <w:lang w:eastAsia="fr-FR"/>
        </w:rPr>
        <w:t>.</w:t>
      </w:r>
      <w:r w:rsidR="004D5E05">
        <w:rPr>
          <w:lang w:eastAsia="fr-FR"/>
        </w:rPr>
        <w:t xml:space="preserve"> E</w:t>
      </w:r>
      <w:r w:rsidR="004D5E05" w:rsidRPr="004D5E05">
        <w:rPr>
          <w:lang w:eastAsia="fr-FR"/>
        </w:rPr>
        <w:t>laborer un plan de continuité des activités</w:t>
      </w:r>
      <w:r w:rsidR="005C0951">
        <w:rPr>
          <w:lang w:eastAsia="fr-FR"/>
        </w:rPr>
        <w:t xml:space="preserve"> </w:t>
      </w:r>
      <w:r w:rsidR="00C02900">
        <w:rPr>
          <w:lang w:eastAsia="fr-FR"/>
        </w:rPr>
        <w:t>du S.I. afin de réagir plus rapidement et efficacement</w:t>
      </w:r>
      <w:r w:rsidR="003A71E7">
        <w:rPr>
          <w:lang w:eastAsia="fr-FR"/>
        </w:rPr>
        <w:t>, puis effectuer des tests régulièrement</w:t>
      </w:r>
      <w:r w:rsidR="00846FF7">
        <w:rPr>
          <w:lang w:eastAsia="fr-FR"/>
        </w:rPr>
        <w:t xml:space="preserve"> </w:t>
      </w:r>
      <w:r w:rsidR="00457D8E">
        <w:rPr>
          <w:lang w:eastAsia="fr-FR"/>
        </w:rPr>
        <w:t xml:space="preserve">pour améliorer </w:t>
      </w:r>
      <w:r w:rsidR="00B366F5">
        <w:rPr>
          <w:lang w:eastAsia="fr-FR"/>
        </w:rPr>
        <w:t xml:space="preserve">et rendre efficace </w:t>
      </w:r>
      <w:r w:rsidR="00BC745A">
        <w:rPr>
          <w:lang w:eastAsia="fr-FR"/>
        </w:rPr>
        <w:t>ce plan</w:t>
      </w:r>
      <w:r w:rsidR="009A5577">
        <w:rPr>
          <w:lang w:eastAsia="fr-FR"/>
        </w:rPr>
        <w:t>.</w:t>
      </w:r>
    </w:p>
    <w:p w14:paraId="24A031E8" w14:textId="07462AB0" w:rsidR="005D632C" w:rsidRPr="00BE2B8B" w:rsidRDefault="005D632C" w:rsidP="00BE2B8B">
      <w:pPr>
        <w:rPr>
          <w:b/>
          <w:bCs/>
          <w:lang w:eastAsia="fr-FR"/>
        </w:rPr>
      </w:pPr>
      <w:r w:rsidRPr="00561C8A">
        <w:rPr>
          <w:b/>
          <w:bCs/>
          <w:lang w:eastAsia="fr-FR"/>
        </w:rPr>
        <w:t>Non-conformité réglementaire :</w:t>
      </w:r>
    </w:p>
    <w:p w14:paraId="06205D5D" w14:textId="48993D75" w:rsidR="005D632C" w:rsidRDefault="005D632C" w:rsidP="005D632C">
      <w:pPr>
        <w:rPr>
          <w:lang w:eastAsia="fr-FR"/>
        </w:rPr>
      </w:pPr>
      <w:r>
        <w:rPr>
          <w:lang w:eastAsia="fr-FR"/>
        </w:rPr>
        <w:lastRenderedPageBreak/>
        <w:t>Établir des politiques de conformité claires, mettre en place des mécanismes de suivi et de rapport, et former le personnel sur les réglementations en vigueur.</w:t>
      </w:r>
    </w:p>
    <w:p w14:paraId="40089C98" w14:textId="32A7DDD2" w:rsidR="008E7A95" w:rsidRPr="008E7A95" w:rsidRDefault="008E7A95" w:rsidP="008E7A95">
      <w:pPr>
        <w:rPr>
          <w:b/>
          <w:bCs/>
          <w:lang w:eastAsia="fr-FR"/>
        </w:rPr>
      </w:pPr>
      <w:r w:rsidRPr="008E7A95">
        <w:rPr>
          <w:b/>
          <w:bCs/>
          <w:lang w:eastAsia="fr-FR"/>
        </w:rPr>
        <w:t xml:space="preserve">Divulgation </w:t>
      </w:r>
      <w:r w:rsidR="00684384">
        <w:rPr>
          <w:b/>
          <w:bCs/>
          <w:lang w:eastAsia="fr-FR"/>
        </w:rPr>
        <w:t>de données</w:t>
      </w:r>
      <w:r w:rsidR="0082516D">
        <w:rPr>
          <w:b/>
          <w:bCs/>
          <w:lang w:eastAsia="fr-FR"/>
        </w:rPr>
        <w:t>/</w:t>
      </w:r>
      <w:r w:rsidRPr="008E7A95">
        <w:rPr>
          <w:b/>
          <w:bCs/>
          <w:lang w:eastAsia="fr-FR"/>
        </w:rPr>
        <w:t>renseignements sensibles :</w:t>
      </w:r>
    </w:p>
    <w:p w14:paraId="50F7D8B7" w14:textId="49EB7843" w:rsidR="0071578A" w:rsidRPr="005D632C" w:rsidRDefault="008E7A95" w:rsidP="008E7A95">
      <w:pPr>
        <w:rPr>
          <w:lang w:eastAsia="fr-FR"/>
        </w:rPr>
      </w:pPr>
      <w:r>
        <w:rPr>
          <w:lang w:eastAsia="fr-FR"/>
        </w:rPr>
        <w:t xml:space="preserve">En cas de divulgation de renseignements </w:t>
      </w:r>
      <w:r w:rsidR="00825E3B">
        <w:rPr>
          <w:lang w:eastAsia="fr-FR"/>
        </w:rPr>
        <w:t>ou données sensibles</w:t>
      </w:r>
      <w:r>
        <w:rPr>
          <w:lang w:eastAsia="fr-FR"/>
        </w:rPr>
        <w:t xml:space="preserve"> sur le S</w:t>
      </w:r>
      <w:r w:rsidR="006F1385">
        <w:rPr>
          <w:lang w:eastAsia="fr-FR"/>
        </w:rPr>
        <w:t>.</w:t>
      </w:r>
      <w:r>
        <w:rPr>
          <w:lang w:eastAsia="fr-FR"/>
        </w:rPr>
        <w:t>I</w:t>
      </w:r>
      <w:r w:rsidR="006F1385">
        <w:rPr>
          <w:lang w:eastAsia="fr-FR"/>
        </w:rPr>
        <w:t>.</w:t>
      </w:r>
      <w:r>
        <w:rPr>
          <w:lang w:eastAsia="fr-FR"/>
        </w:rPr>
        <w:t>, les actifs de l’entreprise peuvent être compromis. Pour s’en prémunir, il convient de protéger l’entreprise à l’aide d’une clause de confidentialité, une charte d’utilisation du SI</w:t>
      </w:r>
      <w:r w:rsidR="001D0C87">
        <w:rPr>
          <w:lang w:eastAsia="fr-FR"/>
        </w:rPr>
        <w:t xml:space="preserve"> et</w:t>
      </w:r>
      <w:r>
        <w:rPr>
          <w:lang w:eastAsia="fr-FR"/>
        </w:rPr>
        <w:t xml:space="preserve"> de la sensibilisation du personnel.</w:t>
      </w:r>
    </w:p>
    <w:p w14:paraId="12A7649D" w14:textId="1BAB7C95" w:rsidR="00F158D8" w:rsidRDefault="00F158D8" w:rsidP="008E7A95">
      <w:pPr>
        <w:rPr>
          <w:b/>
          <w:bCs/>
          <w:lang w:eastAsia="fr-FR"/>
        </w:rPr>
      </w:pPr>
      <w:r w:rsidRPr="00F158D8">
        <w:rPr>
          <w:b/>
          <w:bCs/>
          <w:lang w:eastAsia="fr-FR"/>
        </w:rPr>
        <w:t>Panne de courant :</w:t>
      </w:r>
    </w:p>
    <w:p w14:paraId="35BE2BC0" w14:textId="537F1EB0" w:rsidR="00BE778E" w:rsidRDefault="003A232F" w:rsidP="00EA7B12">
      <w:pPr>
        <w:rPr>
          <w:lang w:eastAsia="fr-FR"/>
        </w:rPr>
      </w:pPr>
      <w:r>
        <w:rPr>
          <w:lang w:eastAsia="fr-FR"/>
        </w:rPr>
        <w:t>Identification de l’étendue de la panne</w:t>
      </w:r>
      <w:r w:rsidR="00134532">
        <w:rPr>
          <w:lang w:eastAsia="fr-FR"/>
        </w:rPr>
        <w:t xml:space="preserve"> et </w:t>
      </w:r>
      <w:r w:rsidR="00CA5700">
        <w:rPr>
          <w:lang w:eastAsia="fr-FR"/>
        </w:rPr>
        <w:t xml:space="preserve">mettre en place une stratégie de sauvegarde </w:t>
      </w:r>
      <w:r w:rsidR="002C5124">
        <w:rPr>
          <w:lang w:eastAsia="fr-FR"/>
        </w:rPr>
        <w:t xml:space="preserve">redondante pour éviter toute perte d’informations au niveau du S.I. </w:t>
      </w:r>
      <w:r w:rsidR="00B40B78">
        <w:rPr>
          <w:lang w:eastAsia="fr-FR"/>
        </w:rPr>
        <w:t xml:space="preserve">On pourrait également s’équiper </w:t>
      </w:r>
      <w:r w:rsidR="002D30DB">
        <w:rPr>
          <w:lang w:eastAsia="fr-FR"/>
        </w:rPr>
        <w:t xml:space="preserve">d’onduleurs supplémentaires ou des solutions alternatives </w:t>
      </w:r>
      <w:r w:rsidR="00FA5A71">
        <w:rPr>
          <w:lang w:eastAsia="fr-FR"/>
        </w:rPr>
        <w:t xml:space="preserve">afin que ce ne soit pas l’entièreté du </w:t>
      </w:r>
      <w:r w:rsidR="000979CB">
        <w:rPr>
          <w:lang w:eastAsia="fr-FR"/>
        </w:rPr>
        <w:t xml:space="preserve">système </w:t>
      </w:r>
      <w:r w:rsidR="00380BFD">
        <w:rPr>
          <w:lang w:eastAsia="fr-FR"/>
        </w:rPr>
        <w:t>qui est impacté.</w:t>
      </w:r>
      <w:r w:rsidR="004D1EE0">
        <w:rPr>
          <w:lang w:eastAsia="fr-FR"/>
        </w:rPr>
        <w:t xml:space="preserve"> Finalement, redémarrer séquentiellement</w:t>
      </w:r>
      <w:r w:rsidR="000C3887">
        <w:rPr>
          <w:lang w:eastAsia="fr-FR"/>
        </w:rPr>
        <w:t xml:space="preserve"> les systèmes pour éviter une surcharge électrique </w:t>
      </w:r>
      <w:r w:rsidR="00653670">
        <w:rPr>
          <w:lang w:eastAsia="fr-FR"/>
        </w:rPr>
        <w:t>et mettre en place un plan de reprise.</w:t>
      </w:r>
    </w:p>
    <w:p w14:paraId="16B21180" w14:textId="77777777" w:rsidR="00EA7B12" w:rsidRDefault="00EA7B12" w:rsidP="00EA7B12">
      <w:pPr>
        <w:rPr>
          <w:lang w:eastAsia="fr-FR"/>
        </w:rPr>
      </w:pPr>
    </w:p>
    <w:p w14:paraId="296F5426" w14:textId="77777777" w:rsidR="00EA7B12" w:rsidRDefault="00EA7B12" w:rsidP="00EA7B12">
      <w:pPr>
        <w:rPr>
          <w:lang w:eastAsia="fr-FR"/>
        </w:rPr>
      </w:pPr>
    </w:p>
    <w:p w14:paraId="0F935256" w14:textId="18884827" w:rsidR="006D4904" w:rsidRDefault="006D4904" w:rsidP="008E7A95">
      <w:pPr>
        <w:rPr>
          <w:b/>
          <w:bCs/>
          <w:lang w:eastAsia="fr-FR"/>
        </w:rPr>
      </w:pPr>
      <w:r w:rsidRPr="00767CEE">
        <w:rPr>
          <w:b/>
          <w:bCs/>
          <w:lang w:eastAsia="fr-FR"/>
        </w:rPr>
        <w:t>Espionnage Industriel</w:t>
      </w:r>
      <w:r w:rsidR="00767CEE" w:rsidRPr="00767CEE">
        <w:rPr>
          <w:b/>
          <w:bCs/>
          <w:lang w:eastAsia="fr-FR"/>
        </w:rPr>
        <w:t> :</w:t>
      </w:r>
    </w:p>
    <w:p w14:paraId="7B017261" w14:textId="46ECD28F" w:rsidR="002C2772" w:rsidRPr="005F41D8" w:rsidRDefault="005F41D8" w:rsidP="008E7A95">
      <w:pPr>
        <w:rPr>
          <w:lang w:eastAsia="fr-FR"/>
        </w:rPr>
      </w:pPr>
      <w:r>
        <w:rPr>
          <w:lang w:eastAsia="fr-FR"/>
        </w:rPr>
        <w:t xml:space="preserve">Afin de </w:t>
      </w:r>
      <w:r w:rsidR="00025701">
        <w:rPr>
          <w:lang w:eastAsia="fr-FR"/>
        </w:rPr>
        <w:t xml:space="preserve">se prémunir de cette menace, </w:t>
      </w:r>
      <w:r w:rsidR="00230E93">
        <w:rPr>
          <w:lang w:eastAsia="fr-FR"/>
        </w:rPr>
        <w:t xml:space="preserve">le S.I. doit être surveillé </w:t>
      </w:r>
      <w:r w:rsidR="009518AF">
        <w:rPr>
          <w:lang w:eastAsia="fr-FR"/>
        </w:rPr>
        <w:t xml:space="preserve">en permanence </w:t>
      </w:r>
      <w:r w:rsidR="008C5A2C">
        <w:rPr>
          <w:lang w:eastAsia="fr-FR"/>
        </w:rPr>
        <w:t>grâce à un logiciel de supervision pour détecter toute activité suspecte</w:t>
      </w:r>
      <w:r w:rsidR="00BA4A35">
        <w:rPr>
          <w:lang w:eastAsia="fr-FR"/>
        </w:rPr>
        <w:t xml:space="preserve"> et chiffrer les données</w:t>
      </w:r>
      <w:r w:rsidR="00566D90">
        <w:rPr>
          <w:lang w:eastAsia="fr-FR"/>
        </w:rPr>
        <w:t xml:space="preserve">, surveiller les locaux pour </w:t>
      </w:r>
      <w:r w:rsidR="00C832DF">
        <w:rPr>
          <w:lang w:eastAsia="fr-FR"/>
        </w:rPr>
        <w:t xml:space="preserve">éviter l’accès aux personnes tiers au S.I., </w:t>
      </w:r>
      <w:r w:rsidR="00571316">
        <w:rPr>
          <w:lang w:eastAsia="fr-FR"/>
        </w:rPr>
        <w:t>et enfin</w:t>
      </w:r>
      <w:r w:rsidR="00BA628D">
        <w:rPr>
          <w:lang w:eastAsia="fr-FR"/>
        </w:rPr>
        <w:t xml:space="preserve"> surveiller la sécurité des fournisseurs et </w:t>
      </w:r>
      <w:r w:rsidR="0064472F">
        <w:rPr>
          <w:lang w:eastAsia="fr-FR"/>
        </w:rPr>
        <w:t xml:space="preserve">faire en sorte qu’ils respectent les normes du </w:t>
      </w:r>
      <w:r w:rsidR="0046204B">
        <w:rPr>
          <w:lang w:eastAsia="fr-FR"/>
        </w:rPr>
        <w:t>S.I.</w:t>
      </w:r>
    </w:p>
    <w:p w14:paraId="270F9DE0" w14:textId="77777777" w:rsidR="00512B7A" w:rsidRPr="007D6AAC" w:rsidRDefault="00003B59" w:rsidP="00003B59">
      <w:pPr>
        <w:rPr>
          <w:b/>
          <w:bCs/>
          <w:lang w:eastAsia="fr-FR"/>
        </w:rPr>
      </w:pPr>
      <w:r w:rsidRPr="007D6AAC">
        <w:rPr>
          <w:b/>
          <w:bCs/>
          <w:lang w:eastAsia="fr-FR"/>
        </w:rPr>
        <w:t>Ingénierie sociale</w:t>
      </w:r>
      <w:r w:rsidR="00512B7A" w:rsidRPr="007D6AAC">
        <w:rPr>
          <w:b/>
          <w:bCs/>
          <w:lang w:eastAsia="fr-FR"/>
        </w:rPr>
        <w:t xml:space="preserve"> : </w:t>
      </w:r>
    </w:p>
    <w:p w14:paraId="1D707970" w14:textId="5D364E9D" w:rsidR="00003B59" w:rsidRPr="00003B59" w:rsidRDefault="00003B59" w:rsidP="00512B7A">
      <w:pPr>
        <w:rPr>
          <w:lang w:eastAsia="fr-FR"/>
        </w:rPr>
      </w:pPr>
      <w:r w:rsidRPr="00003B59">
        <w:rPr>
          <w:lang w:eastAsia="fr-FR"/>
        </w:rPr>
        <w:t>En cas d’attaque par ingénierie sociale une personne tierce</w:t>
      </w:r>
      <w:r w:rsidR="00127E0B">
        <w:rPr>
          <w:lang w:eastAsia="fr-FR"/>
        </w:rPr>
        <w:t>, pour obtenir des informations ou manipuler certains employés</w:t>
      </w:r>
      <w:r w:rsidRPr="00003B59">
        <w:rPr>
          <w:lang w:eastAsia="fr-FR"/>
        </w:rPr>
        <w:t>. Pour s’en prémunir, il convient de mettre en place des procédures afin d’éviter ce type d’arnaque et une sensibilisation ou encore une</w:t>
      </w:r>
      <w:r w:rsidR="00512B7A">
        <w:rPr>
          <w:lang w:eastAsia="fr-FR"/>
        </w:rPr>
        <w:t xml:space="preserve"> </w:t>
      </w:r>
      <w:r w:rsidRPr="00003B59">
        <w:rPr>
          <w:lang w:eastAsia="fr-FR"/>
        </w:rPr>
        <w:t>chaîne d’alerte.</w:t>
      </w:r>
    </w:p>
    <w:p w14:paraId="4D80C683" w14:textId="77777777" w:rsidR="00767CEE" w:rsidRDefault="00767CEE" w:rsidP="008E7A95">
      <w:pPr>
        <w:rPr>
          <w:lang w:eastAsia="fr-FR"/>
        </w:rPr>
      </w:pPr>
    </w:p>
    <w:p w14:paraId="099924D4" w14:textId="77777777" w:rsidR="00EA7B12" w:rsidRDefault="00EA7B12" w:rsidP="00C71B81">
      <w:pPr>
        <w:ind w:firstLine="0"/>
        <w:rPr>
          <w:lang w:eastAsia="fr-FR"/>
        </w:rPr>
      </w:pPr>
    </w:p>
    <w:p w14:paraId="46665598" w14:textId="77777777" w:rsidR="00EA7B12" w:rsidRPr="00F158D8" w:rsidRDefault="00EA7B12" w:rsidP="00C71B81">
      <w:pPr>
        <w:ind w:firstLine="0"/>
        <w:rPr>
          <w:lang w:eastAsia="fr-FR"/>
        </w:rPr>
      </w:pPr>
    </w:p>
    <w:p w14:paraId="4E584F13" w14:textId="77777777" w:rsidR="00B21BDE" w:rsidRDefault="00B21BDE" w:rsidP="00C71B81">
      <w:pPr>
        <w:ind w:firstLine="0"/>
        <w:rPr>
          <w:lang w:eastAsia="fr-FR"/>
        </w:rPr>
      </w:pPr>
    </w:p>
    <w:p w14:paraId="328080DC" w14:textId="77777777" w:rsidR="00B21BDE" w:rsidRDefault="00B21BDE" w:rsidP="00C71B81">
      <w:pPr>
        <w:ind w:firstLine="0"/>
        <w:rPr>
          <w:lang w:eastAsia="fr-FR"/>
        </w:rPr>
      </w:pPr>
    </w:p>
    <w:p w14:paraId="34A4ED8C" w14:textId="77777777" w:rsidR="00B21BDE" w:rsidRDefault="00B21BDE" w:rsidP="00C71B81">
      <w:pPr>
        <w:ind w:firstLine="0"/>
        <w:rPr>
          <w:lang w:eastAsia="fr-FR"/>
        </w:rPr>
      </w:pPr>
    </w:p>
    <w:p w14:paraId="39FE9E65" w14:textId="77777777" w:rsidR="00B21BDE" w:rsidRDefault="00B21BDE" w:rsidP="00C71B81">
      <w:pPr>
        <w:ind w:firstLine="0"/>
        <w:rPr>
          <w:lang w:eastAsia="fr-FR"/>
        </w:rPr>
      </w:pPr>
    </w:p>
    <w:p w14:paraId="55E16FC1" w14:textId="77777777" w:rsidR="00B21BDE" w:rsidRDefault="00B21BDE" w:rsidP="00C71B81">
      <w:pPr>
        <w:ind w:firstLine="0"/>
        <w:rPr>
          <w:lang w:eastAsia="fr-FR"/>
        </w:rPr>
      </w:pPr>
    </w:p>
    <w:p w14:paraId="3578FFC0" w14:textId="77777777" w:rsidR="00B21BDE" w:rsidRDefault="00B21BDE" w:rsidP="00C71B81">
      <w:pPr>
        <w:ind w:firstLine="0"/>
        <w:rPr>
          <w:lang w:eastAsia="fr-FR"/>
        </w:rPr>
      </w:pPr>
    </w:p>
    <w:p w14:paraId="6EE8B2F1" w14:textId="77777777" w:rsidR="00B21BDE" w:rsidRDefault="00B21BDE" w:rsidP="00C71B81">
      <w:pPr>
        <w:ind w:firstLine="0"/>
        <w:rPr>
          <w:lang w:eastAsia="fr-FR"/>
        </w:rPr>
      </w:pPr>
    </w:p>
    <w:p w14:paraId="1FFB833A" w14:textId="77777777" w:rsidR="00B21BDE" w:rsidRDefault="00B21BDE" w:rsidP="00C71B81">
      <w:pPr>
        <w:ind w:firstLine="0"/>
        <w:rPr>
          <w:lang w:eastAsia="fr-FR"/>
        </w:rPr>
      </w:pPr>
    </w:p>
    <w:p w14:paraId="1B92133E" w14:textId="77777777" w:rsidR="00B21BDE" w:rsidRDefault="00B21BDE" w:rsidP="00C71B81">
      <w:pPr>
        <w:ind w:firstLine="0"/>
        <w:rPr>
          <w:lang w:eastAsia="fr-FR"/>
        </w:rPr>
      </w:pPr>
    </w:p>
    <w:p w14:paraId="4A61FCB7" w14:textId="77777777" w:rsidR="00B21BDE" w:rsidRDefault="00B21BDE" w:rsidP="00C71B81">
      <w:pPr>
        <w:ind w:firstLine="0"/>
        <w:rPr>
          <w:lang w:eastAsia="fr-FR"/>
        </w:rPr>
      </w:pPr>
    </w:p>
    <w:p w14:paraId="5CE12C85" w14:textId="77777777" w:rsidR="00B21BDE" w:rsidRDefault="00B21BDE" w:rsidP="00C71B81">
      <w:pPr>
        <w:ind w:firstLine="0"/>
        <w:rPr>
          <w:lang w:eastAsia="fr-FR"/>
        </w:rPr>
      </w:pPr>
    </w:p>
    <w:p w14:paraId="2F3F2F2E" w14:textId="77777777" w:rsidR="00B21BDE" w:rsidRDefault="00B21BDE" w:rsidP="00C71B81">
      <w:pPr>
        <w:ind w:firstLine="0"/>
        <w:rPr>
          <w:lang w:eastAsia="fr-FR"/>
        </w:rPr>
      </w:pPr>
    </w:p>
    <w:p w14:paraId="1E2E0D6A" w14:textId="77777777" w:rsidR="00B21BDE" w:rsidRDefault="00B21BDE" w:rsidP="00C71B81">
      <w:pPr>
        <w:ind w:firstLine="0"/>
        <w:rPr>
          <w:lang w:eastAsia="fr-FR"/>
        </w:rPr>
      </w:pPr>
    </w:p>
    <w:p w14:paraId="15D3A276" w14:textId="77777777" w:rsidR="00B21BDE" w:rsidRDefault="00B21BDE" w:rsidP="00C71B81">
      <w:pPr>
        <w:ind w:firstLine="0"/>
        <w:rPr>
          <w:lang w:eastAsia="fr-FR"/>
        </w:rPr>
      </w:pPr>
    </w:p>
    <w:p w14:paraId="15DBB28A" w14:textId="77777777" w:rsidR="00B21BDE" w:rsidRDefault="00B21BDE" w:rsidP="00C71B81">
      <w:pPr>
        <w:ind w:firstLine="0"/>
        <w:rPr>
          <w:lang w:eastAsia="fr-FR"/>
        </w:rPr>
      </w:pPr>
    </w:p>
    <w:p w14:paraId="45480E12" w14:textId="77777777" w:rsidR="00B21BDE" w:rsidRDefault="00B21BDE" w:rsidP="00C71B81">
      <w:pPr>
        <w:ind w:firstLine="0"/>
        <w:rPr>
          <w:lang w:eastAsia="fr-FR"/>
        </w:rPr>
      </w:pPr>
    </w:p>
    <w:p w14:paraId="6C992F4F" w14:textId="77777777" w:rsidR="00B21BDE" w:rsidRDefault="00B21BDE" w:rsidP="00C71B81">
      <w:pPr>
        <w:ind w:firstLine="0"/>
        <w:rPr>
          <w:lang w:eastAsia="fr-FR"/>
        </w:rPr>
      </w:pPr>
    </w:p>
    <w:p w14:paraId="2150A934" w14:textId="77777777" w:rsidR="00FE1539" w:rsidRPr="00F158D8" w:rsidRDefault="00FE1539" w:rsidP="00C71B81">
      <w:pPr>
        <w:ind w:firstLine="0"/>
        <w:rPr>
          <w:lang w:eastAsia="fr-FR"/>
        </w:rPr>
      </w:pPr>
    </w:p>
    <w:p w14:paraId="05B82D91" w14:textId="77777777" w:rsidR="00097FA4" w:rsidRPr="00097FA4" w:rsidRDefault="00097FA4" w:rsidP="00097FA4">
      <w:pPr>
        <w:pStyle w:val="Heading1"/>
        <w:rPr>
          <w:lang w:eastAsia="fr-FR"/>
        </w:rPr>
      </w:pPr>
      <w:bookmarkStart w:id="60" w:name="_Toc153877185"/>
      <w:bookmarkStart w:id="61" w:name="_Toc153880063"/>
      <w:r w:rsidRPr="00097FA4">
        <w:rPr>
          <w:lang w:eastAsia="fr-FR"/>
        </w:rPr>
        <w:t>Maintenance du S.I.</w:t>
      </w:r>
      <w:bookmarkEnd w:id="60"/>
      <w:bookmarkEnd w:id="61"/>
    </w:p>
    <w:p w14:paraId="006D9AA8" w14:textId="734EA824" w:rsidR="0047011F" w:rsidRDefault="0047011F" w:rsidP="0047011F">
      <w:pPr>
        <w:rPr>
          <w:lang w:eastAsia="fr-FR"/>
        </w:rPr>
      </w:pPr>
      <w:r>
        <w:rPr>
          <w:lang w:eastAsia="fr-FR"/>
        </w:rPr>
        <w:t>La maintenance du S.I. vise à garantir la fiabilité, la performance et la sécurité des services informatiques. Elle doit s'aligner avec les objectifs stratégiques d'ABSTERGO et s'assurer que le S.I. soutient efficacement les opérations de l'entreprise.</w:t>
      </w:r>
    </w:p>
    <w:p w14:paraId="07D2DD9A" w14:textId="77777777" w:rsidR="0047011F" w:rsidRDefault="0047011F" w:rsidP="0047011F">
      <w:pPr>
        <w:pStyle w:val="Heading2"/>
        <w:rPr>
          <w:lang w:eastAsia="fr-FR"/>
        </w:rPr>
      </w:pPr>
      <w:bookmarkStart w:id="62" w:name="_Toc153880064"/>
      <w:r>
        <w:rPr>
          <w:lang w:eastAsia="fr-FR"/>
        </w:rPr>
        <w:t>Stratégies de Maintenance</w:t>
      </w:r>
      <w:bookmarkEnd w:id="62"/>
    </w:p>
    <w:p w14:paraId="79791243" w14:textId="5753F76A" w:rsidR="0047011F" w:rsidRDefault="0047011F" w:rsidP="0047011F">
      <w:pPr>
        <w:pStyle w:val="Heading3"/>
        <w:rPr>
          <w:lang w:eastAsia="fr-FR"/>
        </w:rPr>
      </w:pPr>
      <w:bookmarkStart w:id="63" w:name="_Toc153880065"/>
      <w:r>
        <w:rPr>
          <w:lang w:eastAsia="fr-FR"/>
        </w:rPr>
        <w:t xml:space="preserve">Maintenance </w:t>
      </w:r>
      <w:r w:rsidR="00014980">
        <w:rPr>
          <w:lang w:eastAsia="fr-FR"/>
        </w:rPr>
        <w:t>préventive</w:t>
      </w:r>
      <w:r>
        <w:rPr>
          <w:lang w:eastAsia="fr-FR"/>
        </w:rPr>
        <w:t xml:space="preserve"> :</w:t>
      </w:r>
      <w:bookmarkEnd w:id="63"/>
    </w:p>
    <w:p w14:paraId="34BE8256" w14:textId="77777777" w:rsidR="0047011F" w:rsidRDefault="0047011F" w:rsidP="009876F2">
      <w:pPr>
        <w:pStyle w:val="ListParagraph"/>
        <w:numPr>
          <w:ilvl w:val="0"/>
          <w:numId w:val="44"/>
        </w:numPr>
        <w:rPr>
          <w:lang w:eastAsia="fr-FR"/>
        </w:rPr>
      </w:pPr>
      <w:r>
        <w:rPr>
          <w:lang w:eastAsia="fr-FR"/>
        </w:rPr>
        <w:t>Mises à jour régulières des logiciels et du matériel pour corriger les failles de sécurité et améliorer les performances.</w:t>
      </w:r>
    </w:p>
    <w:p w14:paraId="0B9AE999" w14:textId="77777777" w:rsidR="0047011F" w:rsidRDefault="0047011F" w:rsidP="009876F2">
      <w:pPr>
        <w:pStyle w:val="ListParagraph"/>
        <w:numPr>
          <w:ilvl w:val="0"/>
          <w:numId w:val="44"/>
        </w:numPr>
        <w:rPr>
          <w:lang w:eastAsia="fr-FR"/>
        </w:rPr>
      </w:pPr>
      <w:r>
        <w:rPr>
          <w:lang w:eastAsia="fr-FR"/>
        </w:rPr>
        <w:t>Audits de sécurité périodiques pour identifier et corriger les vulnérabilités.</w:t>
      </w:r>
    </w:p>
    <w:p w14:paraId="51004994" w14:textId="77777777" w:rsidR="0047011F" w:rsidRDefault="0047011F" w:rsidP="009876F2">
      <w:pPr>
        <w:pStyle w:val="ListParagraph"/>
        <w:numPr>
          <w:ilvl w:val="0"/>
          <w:numId w:val="44"/>
        </w:numPr>
        <w:rPr>
          <w:lang w:eastAsia="fr-FR"/>
        </w:rPr>
      </w:pPr>
      <w:r>
        <w:rPr>
          <w:lang w:eastAsia="fr-FR"/>
        </w:rPr>
        <w:t>Nettoyage physique des serveurs et des équipements réseau pour prévenir les défaillances matérielles.</w:t>
      </w:r>
    </w:p>
    <w:p w14:paraId="1313990C" w14:textId="77777777" w:rsidR="0047011F" w:rsidRDefault="0047011F" w:rsidP="009876F2">
      <w:pPr>
        <w:pStyle w:val="ListParagraph"/>
        <w:numPr>
          <w:ilvl w:val="0"/>
          <w:numId w:val="44"/>
        </w:numPr>
        <w:rPr>
          <w:lang w:eastAsia="fr-FR"/>
        </w:rPr>
      </w:pPr>
      <w:r>
        <w:rPr>
          <w:lang w:eastAsia="fr-FR"/>
        </w:rPr>
        <w:t>Analyse des journaux et des performances pour anticiper les problèmes.</w:t>
      </w:r>
    </w:p>
    <w:p w14:paraId="2F4A0B6D" w14:textId="7B9C7D22" w:rsidR="0047011F" w:rsidRDefault="0047011F" w:rsidP="0047011F">
      <w:pPr>
        <w:pStyle w:val="Heading3"/>
        <w:rPr>
          <w:lang w:eastAsia="fr-FR"/>
        </w:rPr>
      </w:pPr>
      <w:bookmarkStart w:id="64" w:name="_Toc153880066"/>
      <w:r>
        <w:rPr>
          <w:lang w:eastAsia="fr-FR"/>
        </w:rPr>
        <w:t xml:space="preserve">Maintenance </w:t>
      </w:r>
      <w:r w:rsidR="00014980">
        <w:rPr>
          <w:lang w:eastAsia="fr-FR"/>
        </w:rPr>
        <w:t>corrective</w:t>
      </w:r>
      <w:r>
        <w:rPr>
          <w:lang w:eastAsia="fr-FR"/>
        </w:rPr>
        <w:t xml:space="preserve"> :</w:t>
      </w:r>
      <w:bookmarkEnd w:id="64"/>
    </w:p>
    <w:p w14:paraId="46A5145D" w14:textId="77777777" w:rsidR="0047011F" w:rsidRDefault="0047011F" w:rsidP="009876F2">
      <w:pPr>
        <w:pStyle w:val="ListParagraph"/>
        <w:numPr>
          <w:ilvl w:val="0"/>
          <w:numId w:val="43"/>
        </w:numPr>
        <w:rPr>
          <w:lang w:eastAsia="fr-FR"/>
        </w:rPr>
      </w:pPr>
      <w:r>
        <w:rPr>
          <w:lang w:eastAsia="fr-FR"/>
        </w:rPr>
        <w:t>Procédures de dépannage pour résoudre les pannes et les erreurs système rapidement.</w:t>
      </w:r>
    </w:p>
    <w:p w14:paraId="460AFD5D" w14:textId="77777777" w:rsidR="0047011F" w:rsidRDefault="0047011F" w:rsidP="009876F2">
      <w:pPr>
        <w:pStyle w:val="ListParagraph"/>
        <w:numPr>
          <w:ilvl w:val="0"/>
          <w:numId w:val="43"/>
        </w:numPr>
        <w:rPr>
          <w:lang w:eastAsia="fr-FR"/>
        </w:rPr>
      </w:pPr>
      <w:r>
        <w:rPr>
          <w:lang w:eastAsia="fr-FR"/>
        </w:rPr>
        <w:t>Remplacement des composants défectueux ou obsolètes.</w:t>
      </w:r>
    </w:p>
    <w:p w14:paraId="2BA56D30" w14:textId="2D89E69D" w:rsidR="0047011F" w:rsidRDefault="0047011F" w:rsidP="009876F2">
      <w:pPr>
        <w:pStyle w:val="ListParagraph"/>
        <w:numPr>
          <w:ilvl w:val="0"/>
          <w:numId w:val="43"/>
        </w:numPr>
        <w:rPr>
          <w:lang w:eastAsia="fr-FR"/>
        </w:rPr>
      </w:pPr>
      <w:r>
        <w:rPr>
          <w:lang w:eastAsia="fr-FR"/>
        </w:rPr>
        <w:t>Mise en place de patches ou de correctifs en réponse aux incidents de sécurité.</w:t>
      </w:r>
    </w:p>
    <w:p w14:paraId="463983BA" w14:textId="3640EB19" w:rsidR="0047011F" w:rsidRDefault="0047011F" w:rsidP="0047011F">
      <w:pPr>
        <w:pStyle w:val="Heading3"/>
        <w:rPr>
          <w:lang w:eastAsia="fr-FR"/>
        </w:rPr>
      </w:pPr>
      <w:bookmarkStart w:id="65" w:name="_Toc153880067"/>
      <w:r>
        <w:rPr>
          <w:lang w:eastAsia="fr-FR"/>
        </w:rPr>
        <w:t xml:space="preserve">Maintenance </w:t>
      </w:r>
      <w:r w:rsidR="00014980">
        <w:rPr>
          <w:lang w:eastAsia="fr-FR"/>
        </w:rPr>
        <w:t>évolutive</w:t>
      </w:r>
      <w:r>
        <w:rPr>
          <w:lang w:eastAsia="fr-FR"/>
        </w:rPr>
        <w:t xml:space="preserve"> :</w:t>
      </w:r>
      <w:bookmarkEnd w:id="65"/>
    </w:p>
    <w:p w14:paraId="277F3F41" w14:textId="77777777" w:rsidR="0047011F" w:rsidRDefault="0047011F" w:rsidP="009876F2">
      <w:pPr>
        <w:pStyle w:val="ListParagraph"/>
        <w:numPr>
          <w:ilvl w:val="0"/>
          <w:numId w:val="45"/>
        </w:numPr>
        <w:rPr>
          <w:lang w:eastAsia="fr-FR"/>
        </w:rPr>
      </w:pPr>
      <w:r>
        <w:rPr>
          <w:lang w:eastAsia="fr-FR"/>
        </w:rPr>
        <w:lastRenderedPageBreak/>
        <w:t>Amélioration continue des systèmes pour prendre en charge de nouvelles fonctionnalités métier.</w:t>
      </w:r>
    </w:p>
    <w:p w14:paraId="57AA5B6E" w14:textId="77777777" w:rsidR="0047011F" w:rsidRDefault="0047011F" w:rsidP="009876F2">
      <w:pPr>
        <w:pStyle w:val="ListParagraph"/>
        <w:numPr>
          <w:ilvl w:val="0"/>
          <w:numId w:val="45"/>
        </w:numPr>
        <w:rPr>
          <w:lang w:eastAsia="fr-FR"/>
        </w:rPr>
      </w:pPr>
      <w:r>
        <w:rPr>
          <w:lang w:eastAsia="fr-FR"/>
        </w:rPr>
        <w:t>Intégration de nouvelles technologies pour rester compétitif.</w:t>
      </w:r>
    </w:p>
    <w:p w14:paraId="45FB1617" w14:textId="3DD52141" w:rsidR="00DA11F4" w:rsidRDefault="0047011F" w:rsidP="00937E81">
      <w:pPr>
        <w:pStyle w:val="ListParagraph"/>
        <w:numPr>
          <w:ilvl w:val="0"/>
          <w:numId w:val="45"/>
        </w:numPr>
        <w:rPr>
          <w:lang w:eastAsia="fr-FR"/>
        </w:rPr>
      </w:pPr>
      <w:r>
        <w:rPr>
          <w:lang w:eastAsia="fr-FR"/>
        </w:rPr>
        <w:t>Mise à échelle des ressources pour répondre aux exigences de croissance de l'entreprise.</w:t>
      </w:r>
      <w:bookmarkStart w:id="66" w:name="_Toc153879218"/>
      <w:bookmarkStart w:id="67" w:name="_Toc153879257"/>
      <w:bookmarkEnd w:id="66"/>
      <w:bookmarkEnd w:id="67"/>
    </w:p>
    <w:p w14:paraId="5C4641C9" w14:textId="3D1599D6" w:rsidR="00944ACC" w:rsidRDefault="00FE1539" w:rsidP="006A535F">
      <w:pPr>
        <w:pStyle w:val="Heading1"/>
        <w:rPr>
          <w:lang w:eastAsia="fr-FR"/>
        </w:rPr>
      </w:pPr>
      <w:bookmarkStart w:id="68" w:name="_Toc153880068"/>
      <w:r>
        <w:rPr>
          <w:lang w:eastAsia="fr-FR"/>
        </w:rPr>
        <w:t>Axes d’amélioration du S.</w:t>
      </w:r>
      <w:r w:rsidR="008E021E">
        <w:rPr>
          <w:lang w:eastAsia="fr-FR"/>
        </w:rPr>
        <w:t>I</w:t>
      </w:r>
      <w:r>
        <w:rPr>
          <w:lang w:eastAsia="fr-FR"/>
        </w:rPr>
        <w:t>.</w:t>
      </w:r>
      <w:bookmarkEnd w:id="68"/>
    </w:p>
    <w:p w14:paraId="793B59D9" w14:textId="4BA7E516" w:rsidR="00FD0383" w:rsidRDefault="00FD0383" w:rsidP="00FD0383">
      <w:pPr>
        <w:pStyle w:val="ListParagraph"/>
        <w:numPr>
          <w:ilvl w:val="0"/>
          <w:numId w:val="45"/>
        </w:numPr>
        <w:rPr>
          <w:lang w:eastAsia="fr-FR"/>
        </w:rPr>
      </w:pPr>
      <w:r>
        <w:rPr>
          <w:lang w:eastAsia="fr-FR"/>
        </w:rPr>
        <w:t>Mettre un place une stratégie de sauvegarde 3-2-1</w:t>
      </w:r>
      <w:r w:rsidR="001E1DF5">
        <w:rPr>
          <w:lang w:eastAsia="fr-FR"/>
        </w:rPr>
        <w:t>, pour offrir une protection robuste face aux pertes de données</w:t>
      </w:r>
      <w:r w:rsidR="005274FA">
        <w:rPr>
          <w:lang w:eastAsia="fr-FR"/>
        </w:rPr>
        <w:t>.</w:t>
      </w:r>
    </w:p>
    <w:p w14:paraId="74F2CC3F" w14:textId="5131BFED" w:rsidR="00FD0383" w:rsidRDefault="00EC4130" w:rsidP="00FD0383">
      <w:pPr>
        <w:pStyle w:val="ListParagraph"/>
        <w:numPr>
          <w:ilvl w:val="0"/>
          <w:numId w:val="45"/>
        </w:numPr>
        <w:rPr>
          <w:lang w:eastAsia="fr-FR"/>
        </w:rPr>
      </w:pPr>
      <w:r>
        <w:rPr>
          <w:lang w:eastAsia="fr-FR"/>
        </w:rPr>
        <w:t xml:space="preserve">Mettre en place un accès VPN pour </w:t>
      </w:r>
      <w:r w:rsidR="00813A6A">
        <w:rPr>
          <w:lang w:eastAsia="fr-FR"/>
        </w:rPr>
        <w:t>les utilisateurs travaillant à distance.</w:t>
      </w:r>
      <w:r w:rsidR="00AF37E6">
        <w:rPr>
          <w:lang w:eastAsia="fr-FR"/>
        </w:rPr>
        <w:t xml:space="preserve"> Cela permettra de chiffrer les échanges lors de la connexion au S.I.</w:t>
      </w:r>
    </w:p>
    <w:p w14:paraId="3371AF1D" w14:textId="01A5745F" w:rsidR="006A535F" w:rsidRPr="00944ACC" w:rsidRDefault="00C04B1E" w:rsidP="00DA11F4">
      <w:pPr>
        <w:pStyle w:val="ListParagraph"/>
        <w:numPr>
          <w:ilvl w:val="0"/>
          <w:numId w:val="45"/>
        </w:numPr>
        <w:rPr>
          <w:lang w:eastAsia="fr-FR"/>
        </w:rPr>
      </w:pPr>
      <w:r>
        <w:rPr>
          <w:lang w:eastAsia="fr-FR"/>
        </w:rPr>
        <w:t xml:space="preserve">Mise en place d’un PCI et PRI </w:t>
      </w:r>
      <w:r w:rsidR="00B40AC7">
        <w:rPr>
          <w:lang w:eastAsia="fr-FR"/>
        </w:rPr>
        <w:t xml:space="preserve">pour faire face </w:t>
      </w:r>
      <w:r w:rsidR="00BA2104">
        <w:rPr>
          <w:lang w:eastAsia="fr-FR"/>
        </w:rPr>
        <w:t>aux différents risques et menaces sur le S.I.</w:t>
      </w:r>
    </w:p>
    <w:p w14:paraId="1548F1B3" w14:textId="6A2A0BD9" w:rsidR="004769DB" w:rsidRDefault="00097FA4" w:rsidP="004F1AEB">
      <w:pPr>
        <w:pStyle w:val="Heading1"/>
        <w:rPr>
          <w:lang w:eastAsia="fr-FR"/>
        </w:rPr>
      </w:pPr>
      <w:bookmarkStart w:id="69" w:name="_Toc153877188"/>
      <w:bookmarkStart w:id="70" w:name="_Toc153880069"/>
      <w:r w:rsidRPr="00097FA4">
        <w:rPr>
          <w:lang w:eastAsia="fr-FR"/>
        </w:rPr>
        <w:t>Sensibilisation à la Sécurité</w:t>
      </w:r>
      <w:bookmarkEnd w:id="69"/>
      <w:bookmarkEnd w:id="70"/>
    </w:p>
    <w:p w14:paraId="4EE078C4" w14:textId="77777777" w:rsidR="00B1112F" w:rsidRDefault="004769DB" w:rsidP="00B1112F">
      <w:pPr>
        <w:rPr>
          <w:lang w:eastAsia="fr-FR"/>
        </w:rPr>
      </w:pPr>
      <w:r>
        <w:rPr>
          <w:lang w:eastAsia="fr-FR"/>
        </w:rPr>
        <w:t>La sécurité informatique est importante dans notre monde connecté. Garder les informations confidentielles, intactes et disponibles est essentiel pour protéger les entreprises</w:t>
      </w:r>
      <w:r w:rsidR="001A349F">
        <w:rPr>
          <w:lang w:eastAsia="fr-FR"/>
        </w:rPr>
        <w:t xml:space="preserve"> et</w:t>
      </w:r>
      <w:r>
        <w:rPr>
          <w:lang w:eastAsia="fr-FR"/>
        </w:rPr>
        <w:t xml:space="preserve"> les </w:t>
      </w:r>
      <w:r w:rsidR="001A349F">
        <w:rPr>
          <w:lang w:eastAsia="fr-FR"/>
        </w:rPr>
        <w:t>utilisateurs</w:t>
      </w:r>
      <w:r>
        <w:rPr>
          <w:lang w:eastAsia="fr-FR"/>
        </w:rPr>
        <w:t xml:space="preserve">. Les menaces comme les cyberattaques sont partout, ce qui montre pourquoi il est crucial de sensibiliser à la sécurité </w:t>
      </w:r>
      <w:r w:rsidR="00CC695F">
        <w:rPr>
          <w:lang w:eastAsia="fr-FR"/>
        </w:rPr>
        <w:t xml:space="preserve">de l’infrastructure </w:t>
      </w:r>
      <w:r w:rsidR="008F7B80">
        <w:rPr>
          <w:lang w:eastAsia="fr-FR"/>
        </w:rPr>
        <w:t xml:space="preserve">et en </w:t>
      </w:r>
      <w:r>
        <w:rPr>
          <w:lang w:eastAsia="fr-FR"/>
        </w:rPr>
        <w:t>informatique</w:t>
      </w:r>
      <w:r w:rsidR="008F7B80">
        <w:rPr>
          <w:lang w:eastAsia="fr-FR"/>
        </w:rPr>
        <w:t xml:space="preserve"> en général</w:t>
      </w:r>
      <w:r>
        <w:rPr>
          <w:lang w:eastAsia="fr-FR"/>
        </w:rPr>
        <w:t xml:space="preserve">. Des choses simples comme avoir des mots de passe </w:t>
      </w:r>
      <w:r w:rsidR="00FD4D39">
        <w:rPr>
          <w:lang w:eastAsia="fr-FR"/>
        </w:rPr>
        <w:t>robustes</w:t>
      </w:r>
      <w:r>
        <w:rPr>
          <w:lang w:eastAsia="fr-FR"/>
        </w:rPr>
        <w:t>, mettre à jour les programmes</w:t>
      </w:r>
      <w:r w:rsidR="00C24C19">
        <w:rPr>
          <w:lang w:eastAsia="fr-FR"/>
        </w:rPr>
        <w:t xml:space="preserve"> régulièrement</w:t>
      </w:r>
      <w:r>
        <w:rPr>
          <w:lang w:eastAsia="fr-FR"/>
        </w:rPr>
        <w:t xml:space="preserve">, et apprendre aux employés à reconnaître les arnaques en ligne sont des actions essentielles. </w:t>
      </w:r>
    </w:p>
    <w:p w14:paraId="0AE0AAFB" w14:textId="77777777" w:rsidR="00B1112F" w:rsidRDefault="00B1112F" w:rsidP="00B1112F">
      <w:pPr>
        <w:rPr>
          <w:lang w:eastAsia="fr-FR"/>
        </w:rPr>
      </w:pPr>
    </w:p>
    <w:p w14:paraId="78C87747" w14:textId="08A3AEAF" w:rsidR="00C36FD8" w:rsidRPr="009859AC" w:rsidRDefault="00C36FD8" w:rsidP="00EA7B12">
      <w:pPr>
        <w:ind w:firstLine="0"/>
      </w:pPr>
    </w:p>
    <w:p w14:paraId="624B0ED6" w14:textId="77777777" w:rsidR="00097FA4" w:rsidRPr="00097FA4" w:rsidRDefault="00097FA4" w:rsidP="00097FA4">
      <w:pPr>
        <w:pStyle w:val="Heading1"/>
        <w:rPr>
          <w:lang w:eastAsia="fr-FR"/>
        </w:rPr>
      </w:pPr>
      <w:bookmarkStart w:id="71" w:name="_Toc153877191"/>
      <w:bookmarkStart w:id="72" w:name="_Toc153880070"/>
      <w:r w:rsidRPr="00097FA4">
        <w:rPr>
          <w:lang w:eastAsia="fr-FR"/>
        </w:rPr>
        <w:t>Conclusion</w:t>
      </w:r>
      <w:bookmarkEnd w:id="71"/>
      <w:bookmarkEnd w:id="72"/>
    </w:p>
    <w:p w14:paraId="2CA1E6F5" w14:textId="7C329C1D" w:rsidR="00D5733C" w:rsidRPr="00D5733C" w:rsidRDefault="00097FA4" w:rsidP="00DF5811">
      <w:pPr>
        <w:pStyle w:val="Heading2"/>
        <w:rPr>
          <w:lang w:eastAsia="fr-FR"/>
        </w:rPr>
      </w:pPr>
      <w:bookmarkStart w:id="73" w:name="_Toc153877192"/>
      <w:bookmarkStart w:id="74" w:name="_Toc153880071"/>
      <w:r w:rsidRPr="00097FA4">
        <w:rPr>
          <w:lang w:eastAsia="fr-FR"/>
        </w:rPr>
        <w:t>Valeur de la documentation pour la sécurité à long terme.</w:t>
      </w:r>
      <w:bookmarkEnd w:id="73"/>
      <w:bookmarkEnd w:id="74"/>
    </w:p>
    <w:p w14:paraId="74136C7B" w14:textId="7A4F8AA0" w:rsidR="00D5733C" w:rsidRDefault="00D5733C" w:rsidP="00D5733C">
      <w:pPr>
        <w:rPr>
          <w:lang w:eastAsia="fr-FR"/>
        </w:rPr>
      </w:pPr>
      <w:r>
        <w:rPr>
          <w:lang w:eastAsia="fr-FR"/>
        </w:rPr>
        <w:t xml:space="preserve">La documentation approfondie du système d'information revêt une importance cruciale pour les administrateurs système. Elle représente une source essentielle d'informations sur l'architecture, la configuration et le fonctionnement du SI, permettant aux administrateurs de développer une compréhension approfondie de l'environnement informatique. Cette documentation facilite la gestion quotidienne en fournissant un guide détaillé pour les tâches de maintenance, de résolution des problèmes et de mise à jour du système. </w:t>
      </w:r>
    </w:p>
    <w:p w14:paraId="7B2C5F10" w14:textId="4EC42F67" w:rsidR="00D5733C" w:rsidRPr="00D5733C" w:rsidRDefault="00D5733C" w:rsidP="00DF5811">
      <w:pPr>
        <w:rPr>
          <w:lang w:eastAsia="fr-FR"/>
        </w:rPr>
      </w:pPr>
      <w:r>
        <w:rPr>
          <w:lang w:eastAsia="fr-FR"/>
        </w:rPr>
        <w:t xml:space="preserve">Elle joue également un rôle vital dans le transfert des connaissances au sein de l'équipe, accélérant l'intégration des nouveaux membres et assurant une continuité opérationnelle. En outre, la documentation contribue à la planification de la capacité en offrant une vue claire des ressources actuelles et en aidant à anticiper les besoins futurs. Pour les incidents de sécurité ou les pannes, une documentation précise permet une réponse rapide, réduisant ainsi les temps d'arrêt et les impacts sur l'organisation. En favorisant la conformité aux normes, la documentation renforce également la sécurité et la gouvernance du SI. Enfin, elle sert d'outil d'amélioration continue en permettant </w:t>
      </w:r>
      <w:r>
        <w:rPr>
          <w:lang w:eastAsia="fr-FR"/>
        </w:rPr>
        <w:lastRenderedPageBreak/>
        <w:t>l'analyse des performances passées et l'identification des opportunités d'optimisation. Ainsi, un administrateur bien documenté est mieux équipé pour assurer la stabilité, la sécurité et l'efficacité des opérations informatiques au sein de l'organisation.</w:t>
      </w:r>
    </w:p>
    <w:p w14:paraId="1765BEE9" w14:textId="7353D291" w:rsidR="002B2D2F" w:rsidRDefault="00097FA4" w:rsidP="00B3294D">
      <w:pPr>
        <w:pStyle w:val="Heading2"/>
        <w:rPr>
          <w:lang w:eastAsia="fr-FR"/>
        </w:rPr>
      </w:pPr>
      <w:bookmarkStart w:id="75" w:name="_Toc153877193"/>
      <w:bookmarkStart w:id="76" w:name="_Toc153880072"/>
      <w:r w:rsidRPr="00097FA4">
        <w:rPr>
          <w:lang w:eastAsia="fr-FR"/>
        </w:rPr>
        <w:t>Engagement envers l'amélioration continue.</w:t>
      </w:r>
      <w:bookmarkEnd w:id="75"/>
      <w:bookmarkEnd w:id="76"/>
    </w:p>
    <w:p w14:paraId="2640B0FD" w14:textId="77777777" w:rsidR="00274A32" w:rsidRDefault="0035242A" w:rsidP="00977DEE">
      <w:pPr>
        <w:ind w:firstLine="708"/>
        <w:rPr>
          <w:lang w:eastAsia="fr-FR"/>
        </w:rPr>
      </w:pPr>
      <w:r w:rsidRPr="0035242A">
        <w:rPr>
          <w:lang w:eastAsia="fr-FR"/>
        </w:rPr>
        <w:t>L'amélioration continue des équipements et infrastructures du système d'information</w:t>
      </w:r>
      <w:r w:rsidRPr="0035242A" w:rsidDel="009E6EA5">
        <w:rPr>
          <w:lang w:eastAsia="fr-FR"/>
        </w:rPr>
        <w:t xml:space="preserve"> </w:t>
      </w:r>
      <w:r w:rsidRPr="0035242A">
        <w:rPr>
          <w:lang w:eastAsia="fr-FR"/>
        </w:rPr>
        <w:t xml:space="preserve">est impérative pour assurer la performance optimale, la sécurité et la durabilité de l'environnement informatique d'une organisation. En investissant dans des technologies plus récentes, les entreprises peuvent bénéficier des dernières avancées en matière de traitement de données, de stockage et de connectivité, garantissant ainsi une exécution plus rapide et efficace des processus informatiques. </w:t>
      </w:r>
    </w:p>
    <w:p w14:paraId="7D388E5A" w14:textId="77777777" w:rsidR="00AF7683" w:rsidRDefault="0035242A" w:rsidP="00977DEE">
      <w:pPr>
        <w:ind w:firstLine="708"/>
        <w:rPr>
          <w:lang w:eastAsia="fr-FR"/>
        </w:rPr>
      </w:pPr>
      <w:r w:rsidRPr="0035242A">
        <w:rPr>
          <w:lang w:eastAsia="fr-FR"/>
        </w:rPr>
        <w:t xml:space="preserve">De plus, la mise à niveau régulière contribue à réduire les vulnérabilités de sécurité en s'adaptant aux nouvelles menaces et en évitant les risques associés aux équipements obsolètes. Cette approche proactive permet également une intégration fluide de nouvelles fonctionnalités, favorisant l'innovation et la compétitivité de l'entreprise sur le marché. </w:t>
      </w:r>
    </w:p>
    <w:p w14:paraId="2334FD23" w14:textId="6C26693D" w:rsidR="00977DEE" w:rsidRDefault="0035242A" w:rsidP="00977DEE">
      <w:pPr>
        <w:ind w:firstLine="708"/>
        <w:rPr>
          <w:lang w:eastAsia="fr-FR"/>
        </w:rPr>
      </w:pPr>
      <w:r w:rsidRPr="0035242A">
        <w:rPr>
          <w:lang w:eastAsia="fr-FR"/>
        </w:rPr>
        <w:t>Sur le plan financier, bien que les coûts initiaux des mises à niveau puissent être significatifs, les économies à long terme résultant d</w:t>
      </w:r>
      <w:r w:rsidR="00977DEE">
        <w:rPr>
          <w:lang w:eastAsia="fr-FR"/>
        </w:rPr>
        <w:t>’</w:t>
      </w:r>
      <w:r w:rsidRPr="0035242A">
        <w:rPr>
          <w:lang w:eastAsia="fr-FR"/>
        </w:rPr>
        <w:t>une meilleure efficacité opérationnelle et de la réduction des coûts de maintenance justifient ces investissements. En outre, le respect des normes et réglementations en constante évolution, ainsi que la contribution à la durabilité environnementale grâce à l</w:t>
      </w:r>
      <w:r w:rsidR="00977DEE">
        <w:rPr>
          <w:lang w:eastAsia="fr-FR"/>
        </w:rPr>
        <w:t>’</w:t>
      </w:r>
      <w:r w:rsidRPr="0035242A">
        <w:rPr>
          <w:lang w:eastAsia="fr-FR"/>
        </w:rPr>
        <w:t>utilisation d</w:t>
      </w:r>
      <w:r w:rsidR="00977DEE">
        <w:rPr>
          <w:lang w:eastAsia="fr-FR"/>
        </w:rPr>
        <w:t>’</w:t>
      </w:r>
      <w:r w:rsidRPr="0035242A">
        <w:rPr>
          <w:lang w:eastAsia="fr-FR"/>
        </w:rPr>
        <w:t>équipements plus écoénergétiques, renforcent la position et la responsabilité de l</w:t>
      </w:r>
      <w:r w:rsidR="00977DEE">
        <w:rPr>
          <w:lang w:eastAsia="fr-FR"/>
        </w:rPr>
        <w:t>’</w:t>
      </w:r>
      <w:r w:rsidRPr="0035242A">
        <w:rPr>
          <w:lang w:eastAsia="fr-FR"/>
        </w:rPr>
        <w:t xml:space="preserve">organisation dans un monde numérique en constante mutation. </w:t>
      </w:r>
    </w:p>
    <w:p w14:paraId="6AA7AFEF" w14:textId="0E2495CF" w:rsidR="0035242A" w:rsidRDefault="00977DEE" w:rsidP="00977DEE">
      <w:pPr>
        <w:ind w:firstLine="708"/>
        <w:rPr>
          <w:lang w:eastAsia="fr-FR"/>
        </w:rPr>
      </w:pPr>
      <w:r>
        <w:rPr>
          <w:lang w:eastAsia="fr-FR"/>
        </w:rPr>
        <w:t>L’</w:t>
      </w:r>
      <w:r w:rsidR="0035242A" w:rsidRPr="0035242A">
        <w:rPr>
          <w:lang w:eastAsia="fr-FR"/>
        </w:rPr>
        <w:t>amélioration continue du SI est une stratégie incontournable pour rester agile, sécurisé et compétitif dans le paysage technologique dynamique d'aujourd'hui.</w:t>
      </w:r>
    </w:p>
    <w:p w14:paraId="4E35E5B0" w14:textId="77777777" w:rsidR="002B2D2F" w:rsidRDefault="002B2D2F" w:rsidP="002B2D2F">
      <w:pPr>
        <w:rPr>
          <w:lang w:eastAsia="fr-FR"/>
        </w:rPr>
      </w:pPr>
    </w:p>
    <w:p w14:paraId="011CE185" w14:textId="77777777" w:rsidR="009841F8" w:rsidRDefault="009841F8" w:rsidP="00B3294D">
      <w:pPr>
        <w:ind w:firstLine="0"/>
        <w:rPr>
          <w:lang w:eastAsia="fr-FR"/>
        </w:rPr>
      </w:pPr>
    </w:p>
    <w:p w14:paraId="53E9A0A6" w14:textId="77777777" w:rsidR="00CD756B" w:rsidRPr="002B2D2F" w:rsidRDefault="00CD756B" w:rsidP="00B3294D">
      <w:pPr>
        <w:ind w:firstLine="0"/>
        <w:rPr>
          <w:lang w:eastAsia="fr-FR"/>
        </w:rPr>
      </w:pPr>
      <w:bookmarkStart w:id="77" w:name="_Toc153880073"/>
      <w:bookmarkEnd w:id="77"/>
    </w:p>
    <w:p w14:paraId="4DBE84EA" w14:textId="2F45A829" w:rsidR="00C011AE" w:rsidRPr="00C96AFF" w:rsidRDefault="00614C6E" w:rsidP="00F60526">
      <w:pPr>
        <w:pStyle w:val="Heading1"/>
        <w:rPr>
          <w:rFonts w:cstheme="majorBidi"/>
        </w:rPr>
      </w:pPr>
      <w:bookmarkStart w:id="78" w:name="_Toc153877194"/>
      <w:bookmarkStart w:id="79" w:name="_Toc153880074"/>
      <w:r w:rsidRPr="00C96AFF">
        <w:rPr>
          <w:rStyle w:val="Hyperlink"/>
          <w:rFonts w:cstheme="majorBidi"/>
          <w:color w:val="FFFFFF" w:themeColor="background1"/>
          <w:u w:val="none"/>
        </w:rPr>
        <w:t>Table des illustrations</w:t>
      </w:r>
      <w:bookmarkEnd w:id="2"/>
      <w:bookmarkEnd w:id="1"/>
      <w:bookmarkEnd w:id="78"/>
      <w:bookmarkEnd w:id="79"/>
    </w:p>
    <w:p w14:paraId="221BEA3A" w14:textId="5FB34DC4" w:rsidR="00CD756B" w:rsidRPr="00CD756B" w:rsidRDefault="00E64372">
      <w:pPr>
        <w:pStyle w:val="TableofFigures"/>
        <w:tabs>
          <w:tab w:val="right" w:leader="dot" w:pos="9466"/>
        </w:tabs>
        <w:rPr>
          <w:rFonts w:asciiTheme="minorHAnsi" w:hAnsiTheme="minorHAnsi"/>
          <w:noProof/>
          <w:kern w:val="2"/>
          <w:szCs w:val="22"/>
          <w:lang w:eastAsia="en-GB"/>
          <w14:ligatures w14:val="standardContextual"/>
        </w:rPr>
      </w:pPr>
      <w:r w:rsidRPr="00C96AFF">
        <w:rPr>
          <w:rFonts w:cstheme="majorBidi"/>
          <w:noProof/>
        </w:rPr>
        <w:fldChar w:fldCharType="begin"/>
      </w:r>
      <w:r w:rsidRPr="00C96AFF">
        <w:rPr>
          <w:rFonts w:cstheme="majorBidi"/>
          <w:noProof/>
        </w:rPr>
        <w:instrText xml:space="preserve"> TOC \c "Figure" </w:instrText>
      </w:r>
      <w:r w:rsidRPr="00C96AFF">
        <w:rPr>
          <w:rFonts w:cstheme="majorBidi"/>
          <w:noProof/>
        </w:rPr>
        <w:fldChar w:fldCharType="separate"/>
      </w:r>
      <w:r w:rsidR="00CD756B">
        <w:rPr>
          <w:noProof/>
        </w:rPr>
        <w:t>Figure 1 Script d'installation de l'AD DS et du Serveur DNS</w:t>
      </w:r>
      <w:r w:rsidR="00CD756B">
        <w:rPr>
          <w:noProof/>
        </w:rPr>
        <w:tab/>
      </w:r>
      <w:r w:rsidR="00CD756B">
        <w:rPr>
          <w:noProof/>
        </w:rPr>
        <w:fldChar w:fldCharType="begin"/>
      </w:r>
      <w:r w:rsidR="00CD756B">
        <w:rPr>
          <w:noProof/>
        </w:rPr>
        <w:instrText xml:space="preserve"> PAGEREF _Toc153879554 \h </w:instrText>
      </w:r>
      <w:r w:rsidR="00CD756B">
        <w:rPr>
          <w:noProof/>
        </w:rPr>
      </w:r>
      <w:r w:rsidR="00CD756B">
        <w:rPr>
          <w:noProof/>
        </w:rPr>
        <w:fldChar w:fldCharType="separate"/>
      </w:r>
      <w:r w:rsidR="00D903B1">
        <w:rPr>
          <w:noProof/>
        </w:rPr>
        <w:t>3</w:t>
      </w:r>
      <w:r w:rsidR="00CD756B">
        <w:rPr>
          <w:noProof/>
        </w:rPr>
        <w:fldChar w:fldCharType="end"/>
      </w:r>
    </w:p>
    <w:p w14:paraId="62E8A558" w14:textId="23F57C5A" w:rsidR="003B1A5C" w:rsidRDefault="00E64372" w:rsidP="001C6F72">
      <w:pPr>
        <w:pStyle w:val="TableofFigures"/>
        <w:tabs>
          <w:tab w:val="right" w:leader="dot" w:pos="9466"/>
        </w:tabs>
        <w:ind w:firstLine="0"/>
        <w:rPr>
          <w:rFonts w:cstheme="majorBidi"/>
          <w:noProof/>
        </w:rPr>
      </w:pPr>
      <w:r w:rsidRPr="00C96AFF">
        <w:rPr>
          <w:rFonts w:cstheme="majorBidi"/>
          <w:noProof/>
        </w:rPr>
        <w:fldChar w:fldCharType="end"/>
      </w:r>
    </w:p>
    <w:p w14:paraId="46E3D5D2" w14:textId="77777777" w:rsidR="002B2D2F" w:rsidRDefault="002B2D2F" w:rsidP="002B2D2F"/>
    <w:p w14:paraId="57947DFC" w14:textId="77777777" w:rsidR="002B2D2F" w:rsidRDefault="002B2D2F" w:rsidP="002B2D2F"/>
    <w:p w14:paraId="66F0B962" w14:textId="77777777" w:rsidR="002B2D2F" w:rsidRDefault="002B2D2F" w:rsidP="002B2D2F"/>
    <w:p w14:paraId="17171510" w14:textId="77777777" w:rsidR="002B2D2F" w:rsidRDefault="002B2D2F" w:rsidP="002B2D2F"/>
    <w:p w14:paraId="697974CC" w14:textId="77777777" w:rsidR="002B2D2F" w:rsidRDefault="002B2D2F" w:rsidP="002B2D2F"/>
    <w:p w14:paraId="17161381" w14:textId="77777777" w:rsidR="002B2D2F" w:rsidRDefault="002B2D2F" w:rsidP="002B2D2F"/>
    <w:p w14:paraId="194DCEA7" w14:textId="77777777" w:rsidR="002B2D2F" w:rsidRDefault="002B2D2F" w:rsidP="002B2D2F"/>
    <w:p w14:paraId="6C66CB38" w14:textId="77777777" w:rsidR="002B2D2F" w:rsidRDefault="002B2D2F" w:rsidP="002B2D2F"/>
    <w:p w14:paraId="0861C0FD" w14:textId="77777777" w:rsidR="002B2D2F" w:rsidRDefault="002B2D2F" w:rsidP="002B2D2F"/>
    <w:p w14:paraId="3C070095" w14:textId="77777777" w:rsidR="002B2D2F" w:rsidRDefault="002B2D2F" w:rsidP="002B2D2F"/>
    <w:p w14:paraId="09F4507A" w14:textId="2D9B6EFD" w:rsidR="00F25474" w:rsidRDefault="00F25474" w:rsidP="00F25474">
      <w:pPr>
        <w:ind w:firstLine="0"/>
        <w:rPr>
          <w:rFonts w:cstheme="majorBidi"/>
        </w:rPr>
      </w:pPr>
    </w:p>
    <w:p w14:paraId="0C9531BA" w14:textId="77777777" w:rsidR="00CD5DD2" w:rsidRDefault="00CD5DD2" w:rsidP="00F25474">
      <w:pPr>
        <w:ind w:firstLine="0"/>
        <w:rPr>
          <w:rFonts w:cstheme="majorBidi"/>
        </w:rPr>
      </w:pPr>
    </w:p>
    <w:p w14:paraId="496B268C" w14:textId="77777777" w:rsidR="00CD5DD2" w:rsidRDefault="00CD5DD2" w:rsidP="00F25474">
      <w:pPr>
        <w:ind w:firstLine="0"/>
        <w:rPr>
          <w:rFonts w:cstheme="majorBidi"/>
        </w:rPr>
      </w:pPr>
    </w:p>
    <w:p w14:paraId="16661B36" w14:textId="77777777" w:rsidR="00CD5DD2" w:rsidRDefault="00CD5DD2" w:rsidP="00F25474">
      <w:pPr>
        <w:ind w:firstLine="0"/>
        <w:rPr>
          <w:rFonts w:cstheme="majorBidi"/>
        </w:rPr>
      </w:pPr>
    </w:p>
    <w:p w14:paraId="255BB693" w14:textId="77777777" w:rsidR="00CD5DD2" w:rsidRDefault="00CD5DD2" w:rsidP="00F25474">
      <w:pPr>
        <w:ind w:firstLine="0"/>
        <w:rPr>
          <w:rFonts w:cstheme="majorBidi"/>
        </w:rPr>
      </w:pPr>
    </w:p>
    <w:p w14:paraId="73AB1731" w14:textId="77777777" w:rsidR="00CD5DD2" w:rsidRDefault="00CD5DD2" w:rsidP="00F25474">
      <w:pPr>
        <w:ind w:firstLine="0"/>
        <w:rPr>
          <w:rFonts w:cstheme="majorBidi"/>
        </w:rPr>
      </w:pPr>
    </w:p>
    <w:p w14:paraId="3DF40003" w14:textId="77777777" w:rsidR="00CD5DD2" w:rsidRDefault="00CD5DD2" w:rsidP="00F25474">
      <w:pPr>
        <w:ind w:firstLine="0"/>
        <w:rPr>
          <w:rFonts w:cstheme="majorBidi"/>
        </w:rPr>
      </w:pPr>
    </w:p>
    <w:p w14:paraId="33119EEA" w14:textId="77777777" w:rsidR="00CD5DD2" w:rsidRDefault="00CD5DD2" w:rsidP="00F25474">
      <w:pPr>
        <w:ind w:firstLine="0"/>
        <w:rPr>
          <w:rFonts w:cstheme="majorBidi"/>
        </w:rPr>
      </w:pPr>
    </w:p>
    <w:p w14:paraId="1508C3CA" w14:textId="77777777" w:rsidR="00CD5DD2" w:rsidRDefault="00CD5DD2" w:rsidP="00F25474">
      <w:pPr>
        <w:ind w:firstLine="0"/>
        <w:rPr>
          <w:rFonts w:cstheme="majorBidi"/>
        </w:rPr>
      </w:pPr>
    </w:p>
    <w:p w14:paraId="57A7EC18" w14:textId="77777777" w:rsidR="00CD5DD2" w:rsidRDefault="00CD5DD2" w:rsidP="00F25474">
      <w:pPr>
        <w:ind w:firstLine="0"/>
        <w:rPr>
          <w:rFonts w:cstheme="majorBidi"/>
        </w:rPr>
      </w:pPr>
    </w:p>
    <w:p w14:paraId="4529A6EF" w14:textId="77777777" w:rsidR="00CD5DD2" w:rsidRDefault="00CD5DD2" w:rsidP="00F25474">
      <w:pPr>
        <w:ind w:firstLine="0"/>
        <w:rPr>
          <w:rFonts w:cstheme="majorBidi"/>
        </w:rPr>
      </w:pPr>
    </w:p>
    <w:p w14:paraId="1D84F598" w14:textId="77777777" w:rsidR="00CD5DD2" w:rsidRDefault="00CD5DD2" w:rsidP="00F25474">
      <w:pPr>
        <w:ind w:firstLine="0"/>
        <w:rPr>
          <w:rFonts w:cstheme="majorBidi"/>
        </w:rPr>
      </w:pPr>
    </w:p>
    <w:p w14:paraId="5F436C9D" w14:textId="77777777" w:rsidR="00CD5DD2" w:rsidRDefault="00CD5DD2" w:rsidP="00F25474">
      <w:pPr>
        <w:ind w:firstLine="0"/>
        <w:rPr>
          <w:rFonts w:cstheme="majorBidi"/>
        </w:rPr>
      </w:pPr>
    </w:p>
    <w:p w14:paraId="08F9F961" w14:textId="77777777" w:rsidR="00CD5DD2" w:rsidRDefault="00CD5DD2" w:rsidP="00F25474">
      <w:pPr>
        <w:ind w:firstLine="0"/>
        <w:rPr>
          <w:rFonts w:cstheme="majorBidi"/>
        </w:rPr>
      </w:pPr>
    </w:p>
    <w:p w14:paraId="6167501F" w14:textId="77777777" w:rsidR="00CD5DD2" w:rsidRDefault="00CD5DD2" w:rsidP="00F25474">
      <w:pPr>
        <w:ind w:firstLine="0"/>
        <w:rPr>
          <w:rFonts w:cstheme="majorBidi"/>
        </w:rPr>
      </w:pPr>
    </w:p>
    <w:p w14:paraId="7C8D066B" w14:textId="36AD258F" w:rsidR="00CD5DD2" w:rsidRDefault="00CD5DD2" w:rsidP="00CD5DD2">
      <w:pPr>
        <w:pStyle w:val="Heading1"/>
      </w:pPr>
      <w:bookmarkStart w:id="80" w:name="_Toc153880075"/>
      <w:r>
        <w:t>Lexique</w:t>
      </w:r>
      <w:bookmarkEnd w:id="80"/>
    </w:p>
    <w:p w14:paraId="60D91697" w14:textId="6C7606D7" w:rsidR="00CD5DD2" w:rsidRDefault="00CD5DD2" w:rsidP="00CD5DD2">
      <w:r w:rsidRPr="00CD5DD2">
        <w:rPr>
          <w:b/>
          <w:bCs/>
        </w:rPr>
        <w:t>Architecture</w:t>
      </w:r>
      <w:r>
        <w:t xml:space="preserve"> : La conception structurale du réseau informatique, y compris les composants hardware et software et leurs interrelations.</w:t>
      </w:r>
    </w:p>
    <w:p w14:paraId="3B191C14" w14:textId="2155AB8F" w:rsidR="00CD5DD2" w:rsidRDefault="00CD5DD2" w:rsidP="00CD5DD2">
      <w:r w:rsidRPr="00CD5DD2">
        <w:rPr>
          <w:b/>
          <w:bCs/>
        </w:rPr>
        <w:t>Mises à jour régulières</w:t>
      </w:r>
      <w:r>
        <w:t xml:space="preserve"> : L'installation de nouvelles versions de logiciels ou de </w:t>
      </w:r>
      <w:proofErr w:type="spellStart"/>
      <w:r>
        <w:t>firmware</w:t>
      </w:r>
      <w:proofErr w:type="spellEnd"/>
      <w:r>
        <w:t xml:space="preserve"> pour corriger des bugs ou des failles de sécurité.</w:t>
      </w:r>
    </w:p>
    <w:p w14:paraId="43B7DE2D" w14:textId="611397CC" w:rsidR="00CD5DD2" w:rsidRPr="00CD5DD2" w:rsidRDefault="00CD5DD2" w:rsidP="00CD5DD2">
      <w:r w:rsidRPr="00CD5DD2">
        <w:rPr>
          <w:b/>
          <w:bCs/>
        </w:rPr>
        <w:t>Audits de sécurité périodiques</w:t>
      </w:r>
      <w:r>
        <w:t xml:space="preserve"> : Des évaluations régulières des systèmes pour détecter des vulnérabilités potentielles.</w:t>
      </w:r>
    </w:p>
    <w:sectPr w:rsidR="00CD5DD2" w:rsidRPr="00CD5DD2" w:rsidSect="006E04EC">
      <w:headerReference w:type="default" r:id="rId26"/>
      <w:footerReference w:type="default" r:id="rId27"/>
      <w:headerReference w:type="first" r:id="rId28"/>
      <w:footerReference w:type="first" r:id="rId29"/>
      <w:pgSz w:w="11906" w:h="16838"/>
      <w:pgMar w:top="1440" w:right="1440" w:bottom="1440" w:left="990" w:header="72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00FD5" w14:textId="77777777" w:rsidR="00AE2920" w:rsidRDefault="00AE2920" w:rsidP="005558BF">
      <w:pPr>
        <w:spacing w:before="0" w:after="0" w:line="240" w:lineRule="auto"/>
      </w:pPr>
      <w:r>
        <w:separator/>
      </w:r>
    </w:p>
  </w:endnote>
  <w:endnote w:type="continuationSeparator" w:id="0">
    <w:p w14:paraId="2B0BA91B" w14:textId="77777777" w:rsidR="00AE2920" w:rsidRDefault="00AE2920" w:rsidP="005558BF">
      <w:pPr>
        <w:spacing w:before="0" w:after="0" w:line="240" w:lineRule="auto"/>
      </w:pPr>
      <w:r>
        <w:continuationSeparator/>
      </w:r>
    </w:p>
  </w:endnote>
  <w:endnote w:type="continuationNotice" w:id="1">
    <w:p w14:paraId="6E061893" w14:textId="77777777" w:rsidR="00AE2920" w:rsidRDefault="00AE292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6" w:type="pct"/>
      <w:tblInd w:w="228" w:type="dxa"/>
      <w:tblCellMar>
        <w:top w:w="144" w:type="dxa"/>
        <w:left w:w="115" w:type="dxa"/>
        <w:bottom w:w="144" w:type="dxa"/>
        <w:right w:w="115" w:type="dxa"/>
      </w:tblCellMar>
      <w:tblLook w:val="04A0" w:firstRow="1" w:lastRow="0" w:firstColumn="1" w:lastColumn="0" w:noHBand="0" w:noVBand="1"/>
    </w:tblPr>
    <w:tblGrid>
      <w:gridCol w:w="7289"/>
      <w:gridCol w:w="2653"/>
    </w:tblGrid>
    <w:tr w:rsidR="004B1BC0" w14:paraId="1A211A98" w14:textId="77777777" w:rsidTr="00D077E4">
      <w:trPr>
        <w:trHeight w:hRule="exact" w:val="115"/>
      </w:trPr>
      <w:tc>
        <w:tcPr>
          <w:tcW w:w="7289" w:type="dxa"/>
          <w:shd w:val="clear" w:color="auto" w:fill="4472C4" w:themeFill="accent1"/>
          <w:tcMar>
            <w:top w:w="0" w:type="dxa"/>
            <w:bottom w:w="0" w:type="dxa"/>
          </w:tcMar>
        </w:tcPr>
        <w:p w14:paraId="3E777EB2" w14:textId="455AB1E1" w:rsidR="004B1BC0" w:rsidRDefault="004B1BC0">
          <w:pPr>
            <w:pStyle w:val="Header"/>
            <w:rPr>
              <w:caps/>
              <w:sz w:val="18"/>
            </w:rPr>
          </w:pPr>
        </w:p>
      </w:tc>
      <w:tc>
        <w:tcPr>
          <w:tcW w:w="2653" w:type="dxa"/>
          <w:shd w:val="clear" w:color="auto" w:fill="4472C4" w:themeFill="accent1"/>
          <w:tcMar>
            <w:top w:w="0" w:type="dxa"/>
            <w:bottom w:w="0" w:type="dxa"/>
          </w:tcMar>
        </w:tcPr>
        <w:p w14:paraId="09443E92" w14:textId="77777777" w:rsidR="004B1BC0" w:rsidRDefault="004B1BC0">
          <w:pPr>
            <w:pStyle w:val="Header"/>
            <w:jc w:val="right"/>
            <w:rPr>
              <w:caps/>
              <w:sz w:val="18"/>
            </w:rPr>
          </w:pPr>
        </w:p>
      </w:tc>
    </w:tr>
    <w:tr w:rsidR="004B1BC0" w14:paraId="43A23062" w14:textId="77777777" w:rsidTr="00D077E4">
      <w:sdt>
        <w:sdtPr>
          <w:rPr>
            <w:sz w:val="18"/>
            <w:szCs w:val="18"/>
          </w:rPr>
          <w:alias w:val="Auteur"/>
          <w:tag w:val=""/>
          <w:id w:val="1534151868"/>
          <w:placeholder>
            <w:docPart w:val="BE3EF0B7BC1242C2AAC99BA457B5C635"/>
          </w:placeholder>
          <w:dataBinding w:prefixMappings="xmlns:ns0='http://purl.org/dc/elements/1.1/' xmlns:ns1='http://schemas.openxmlformats.org/package/2006/metadata/core-properties' " w:xpath="/ns1:coreProperties[1]/ns0:creator[1]" w:storeItemID="{6C3C8BC8-F283-45AE-878A-BAB7291924A1}"/>
          <w:text/>
        </w:sdtPr>
        <w:sdtContent>
          <w:tc>
            <w:tcPr>
              <w:tcW w:w="7289" w:type="dxa"/>
              <w:shd w:val="clear" w:color="auto" w:fill="auto"/>
              <w:vAlign w:val="center"/>
            </w:tcPr>
            <w:p w14:paraId="0305EB80" w14:textId="0481CB84" w:rsidR="004B1BC0" w:rsidRPr="007F7D84" w:rsidRDefault="00243ABF" w:rsidP="00D077E4">
              <w:pPr>
                <w:pStyle w:val="Footer"/>
                <w:ind w:firstLine="0"/>
                <w:rPr>
                  <w:caps/>
                  <w:color w:val="808080" w:themeColor="background1" w:themeShade="80"/>
                  <w:sz w:val="18"/>
                  <w:szCs w:val="18"/>
                </w:rPr>
              </w:pPr>
              <w:r w:rsidRPr="007F7D84">
                <w:rPr>
                  <w:sz w:val="18"/>
                  <w:szCs w:val="18"/>
                </w:rPr>
                <w:t xml:space="preserve">MEHMETI Faïk, MAMHOUD Charif, ISMAIL </w:t>
              </w:r>
              <w:proofErr w:type="spellStart"/>
              <w:r w:rsidRPr="007F7D84">
                <w:rPr>
                  <w:sz w:val="18"/>
                  <w:szCs w:val="18"/>
                </w:rPr>
                <w:t>Saman</w:t>
              </w:r>
              <w:proofErr w:type="spellEnd"/>
              <w:r w:rsidRPr="007F7D84">
                <w:rPr>
                  <w:sz w:val="18"/>
                  <w:szCs w:val="18"/>
                </w:rPr>
                <w:t>, MACHKOUR Jad</w:t>
              </w:r>
            </w:p>
          </w:tc>
        </w:sdtContent>
      </w:sdt>
      <w:tc>
        <w:tcPr>
          <w:tcW w:w="2653" w:type="dxa"/>
          <w:shd w:val="clear" w:color="auto" w:fill="auto"/>
          <w:vAlign w:val="center"/>
        </w:tcPr>
        <w:p w14:paraId="15283C68" w14:textId="4B838F76" w:rsidR="004B1BC0" w:rsidRDefault="00396291">
          <w:pPr>
            <w:pStyle w:val="Footer"/>
            <w:jc w:val="right"/>
            <w:rPr>
              <w:caps/>
              <w:color w:val="808080" w:themeColor="background1" w:themeShade="80"/>
              <w:sz w:val="18"/>
              <w:szCs w:val="18"/>
            </w:rPr>
          </w:pPr>
          <w:r>
            <w:rPr>
              <w:noProof/>
              <w:sz w:val="16"/>
              <w:szCs w:val="16"/>
            </w:rPr>
            <w:drawing>
              <wp:anchor distT="0" distB="0" distL="114300" distR="114300" simplePos="0" relativeHeight="251658242" behindDoc="0" locked="0" layoutInCell="1" allowOverlap="1" wp14:anchorId="75D70658" wp14:editId="38216E4B">
                <wp:simplePos x="0" y="0"/>
                <wp:positionH relativeFrom="margin">
                  <wp:posOffset>240030</wp:posOffset>
                </wp:positionH>
                <wp:positionV relativeFrom="paragraph">
                  <wp:posOffset>-16510</wp:posOffset>
                </wp:positionV>
                <wp:extent cx="934085" cy="436245"/>
                <wp:effectExtent l="0" t="0" r="0" b="1905"/>
                <wp:wrapNone/>
                <wp:docPr id="1608452526" name="Image 160845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4085" cy="43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BC0">
            <w:rPr>
              <w:caps/>
              <w:color w:val="808080" w:themeColor="background1" w:themeShade="80"/>
              <w:sz w:val="18"/>
              <w:szCs w:val="18"/>
            </w:rPr>
            <w:fldChar w:fldCharType="begin"/>
          </w:r>
          <w:r w:rsidR="004B1BC0">
            <w:rPr>
              <w:caps/>
              <w:color w:val="808080" w:themeColor="background1" w:themeShade="80"/>
              <w:sz w:val="18"/>
              <w:szCs w:val="18"/>
            </w:rPr>
            <w:instrText>PAGE   \* MERGEFORMAT</w:instrText>
          </w:r>
          <w:r w:rsidR="004B1BC0">
            <w:rPr>
              <w:caps/>
              <w:color w:val="808080" w:themeColor="background1" w:themeShade="80"/>
              <w:sz w:val="18"/>
              <w:szCs w:val="18"/>
            </w:rPr>
            <w:fldChar w:fldCharType="separate"/>
          </w:r>
          <w:r w:rsidR="004B1BC0">
            <w:rPr>
              <w:caps/>
              <w:color w:val="808080" w:themeColor="background1" w:themeShade="80"/>
              <w:sz w:val="18"/>
              <w:szCs w:val="18"/>
            </w:rPr>
            <w:t>2</w:t>
          </w:r>
          <w:r w:rsidR="004B1BC0">
            <w:rPr>
              <w:caps/>
              <w:color w:val="808080" w:themeColor="background1" w:themeShade="80"/>
              <w:sz w:val="18"/>
              <w:szCs w:val="18"/>
            </w:rPr>
            <w:fldChar w:fldCharType="end"/>
          </w:r>
        </w:p>
      </w:tc>
    </w:tr>
  </w:tbl>
  <w:p w14:paraId="09824157" w14:textId="1DAB3100" w:rsidR="00724FB1" w:rsidRPr="009C533F" w:rsidRDefault="00724FB1" w:rsidP="009C533F">
    <w:pPr>
      <w:pStyle w:val="Footer"/>
      <w:ind w:firstLine="0"/>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86BCA" w14:textId="017E2564" w:rsidR="00E21747" w:rsidRDefault="00E21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8287A" w14:textId="77777777" w:rsidR="00AE2920" w:rsidRDefault="00AE2920" w:rsidP="005558BF">
      <w:pPr>
        <w:spacing w:before="0" w:after="0" w:line="240" w:lineRule="auto"/>
      </w:pPr>
      <w:r>
        <w:separator/>
      </w:r>
    </w:p>
  </w:footnote>
  <w:footnote w:type="continuationSeparator" w:id="0">
    <w:p w14:paraId="726FC509" w14:textId="77777777" w:rsidR="00AE2920" w:rsidRDefault="00AE2920" w:rsidP="005558BF">
      <w:pPr>
        <w:spacing w:before="0" w:after="0" w:line="240" w:lineRule="auto"/>
      </w:pPr>
      <w:r>
        <w:continuationSeparator/>
      </w:r>
    </w:p>
  </w:footnote>
  <w:footnote w:type="continuationNotice" w:id="1">
    <w:p w14:paraId="6867E504" w14:textId="77777777" w:rsidR="00AE2920" w:rsidRDefault="00AE292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9A4B8" w14:textId="7144B322" w:rsidR="009654CB" w:rsidRPr="006F67B4" w:rsidRDefault="009B7765" w:rsidP="009654CB">
    <w:pPr>
      <w:pStyle w:val="NoSpacing"/>
      <w:rPr>
        <w:rFonts w:asciiTheme="majorBidi" w:hAnsiTheme="majorBidi" w:cstheme="majorBidi"/>
        <w:color w:val="595959" w:themeColor="text1" w:themeTint="A6"/>
      </w:rPr>
    </w:pPr>
    <w:r w:rsidRPr="009B7765">
      <w:rPr>
        <w:rFonts w:cstheme="majorBidi"/>
        <w:caps/>
        <w:noProof/>
        <w:color w:val="808080" w:themeColor="background1" w:themeShade="80"/>
      </w:rPr>
      <mc:AlternateContent>
        <mc:Choice Requires="wpg">
          <w:drawing>
            <wp:anchor distT="0" distB="0" distL="114300" distR="114300" simplePos="0" relativeHeight="251658240" behindDoc="0" locked="0" layoutInCell="1" allowOverlap="1" wp14:anchorId="167B63BA" wp14:editId="16AD8807">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380408578" name="Groupe 138040857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999124046" name="Groupe 999124046"/>
                      <wpg:cNvGrpSpPr/>
                      <wpg:grpSpPr>
                        <a:xfrm>
                          <a:off x="0" y="0"/>
                          <a:ext cx="1700784" cy="1024128"/>
                          <a:chOff x="0" y="0"/>
                          <a:chExt cx="1700784" cy="1024128"/>
                        </a:xfrm>
                      </wpg:grpSpPr>
                      <wps:wsp>
                        <wps:cNvPr id="1823417345" name="Rectangle 1823417345"/>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582887"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498757" name="Rectangle 144149875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6066787" name="Zone de texte 1116066787"/>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C53B0" w14:textId="77777777" w:rsidR="009B7765" w:rsidRDefault="009B776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B63BA" id="Groupe 1380408578" o:spid="_x0000_s1043"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">
              <v:group id="Groupe 999124046"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">
                <v:rect id="Rectangle 1823417345"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" fillcolor="white [3212]" stroked="f" strokeweight="1pt">
                  <v:fill opacity="0"/>
                </v:rect>
                <v:shape id="Rectangle 12" o:spid="_x0000_s104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" path="m,l1462822,r,1014481l638269,407899,,xe" fillcolor="#4472c4 [3204]" stroked="f" strokeweight="1pt">
                  <v:stroke joinstyle="miter"/>
                  <v:path arrowok="t" o:connecttype="custom" o:connectlocs="0,0;1463040,0;1463040,1014984;638364,408101;0,0" o:connectangles="0,0,0,0,0"/>
                </v:shape>
                <v:rect id="Rectangle 1441498757" o:spid="_x0000_s104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" strokecolor="white [3212]" strokeweight="1pt">
                  <v:fill r:id="rId2" o:title="" recolor="t" rotate="t" type="frame"/>
                </v:rect>
              </v:group>
              <v:shapetype id="_x0000_t202" coordsize="21600,21600" o:spt="202" path="m,l,21600r21600,l21600,xe">
                <v:stroke joinstyle="miter"/>
                <v:path gradientshapeok="t" o:connecttype="rect"/>
              </v:shapetype>
              <v:shape id="Zone de texte 1116066787" o:spid="_x0000_s104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" filled="f" stroked="f" strokeweight=".5pt">
                <v:textbox inset=",7.2pt,,7.2pt">
                  <w:txbxContent>
                    <w:p w14:paraId="0FBC53B0" w14:textId="77777777" w:rsidR="009B7765" w:rsidRDefault="009B776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009654CB" w:rsidRPr="009654CB">
      <w:rPr>
        <w:rFonts w:asciiTheme="majorBidi" w:hAnsiTheme="majorBidi" w:cstheme="majorBidi"/>
        <w:caps/>
        <w:color w:val="595959" w:themeColor="text1" w:themeTint="A6"/>
      </w:rPr>
      <w:t xml:space="preserve"> </w:t>
    </w:r>
    <w:sdt>
      <w:sdtPr>
        <w:rPr>
          <w:rFonts w:asciiTheme="majorBidi" w:hAnsiTheme="majorBidi" w:cstheme="majorBidi"/>
          <w:caps/>
          <w:color w:val="595959" w:themeColor="text1" w:themeTint="A6"/>
        </w:rPr>
        <w:alias w:val="Société"/>
        <w:tag w:val=""/>
        <w:id w:val="-201244480"/>
        <w:dataBinding w:prefixMappings="xmlns:ns0='http://schemas.openxmlformats.org/officeDocument/2006/extended-properties' " w:xpath="/ns0:Properties[1]/ns0:Company[1]" w:storeItemID="{6668398D-A668-4E3E-A5EB-62B293D839F1}"/>
        <w:text/>
      </w:sdtPr>
      <w:sdtContent>
        <w:r w:rsidR="009654CB">
          <w:rPr>
            <w:rFonts w:asciiTheme="majorBidi" w:hAnsiTheme="majorBidi" w:cstheme="majorBidi"/>
            <w:caps/>
            <w:color w:val="595959" w:themeColor="text1" w:themeTint="A6"/>
          </w:rPr>
          <w:t>PROJET ANIMUS EXTENDUS</w:t>
        </w:r>
      </w:sdtContent>
    </w:sdt>
  </w:p>
  <w:p w14:paraId="0668EDC4" w14:textId="0B30FC1E" w:rsidR="005558BF" w:rsidRDefault="00555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6F239" w14:textId="422C3B71" w:rsidR="005558BF" w:rsidRPr="000540B3" w:rsidRDefault="009B7765" w:rsidP="000540B3">
    <w:pPr>
      <w:pStyle w:val="NoSpacing"/>
      <w:rPr>
        <w:rFonts w:asciiTheme="majorBidi" w:hAnsiTheme="majorBidi" w:cstheme="majorBidi"/>
        <w:color w:val="595959" w:themeColor="text1" w:themeTint="A6"/>
      </w:rPr>
    </w:pPr>
    <w:r w:rsidRPr="009B7765">
      <w:rPr>
        <w:rFonts w:asciiTheme="majorBidi" w:hAnsiTheme="majorBidi" w:cstheme="majorBidi"/>
        <w:caps/>
        <w:noProof/>
        <w:color w:val="808080" w:themeColor="background1" w:themeShade="80"/>
      </w:rPr>
      <mc:AlternateContent>
        <mc:Choice Requires="wpg">
          <w:drawing>
            <wp:anchor distT="0" distB="0" distL="114300" distR="114300" simplePos="0" relativeHeight="251658241" behindDoc="0" locked="0" layoutInCell="1" allowOverlap="1" wp14:anchorId="35F13498" wp14:editId="017B7D3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4A8710" w14:textId="77777777" w:rsidR="009B7765" w:rsidRDefault="009B776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F13498" id="Groupe 167" o:spid="_x0000_s1049" style="position:absolute;margin-left:82.7pt;margin-top:0;width:133.9pt;height:80.65pt;z-index:251658241;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vYbjgUAAJA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">
              <v:group id="Groupe 168" o:spid="_x0000_s105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5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Zone de texte 172" o:spid="_x0000_s105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C4A8710" w14:textId="77777777" w:rsidR="009B7765" w:rsidRDefault="009B776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MMC5nlTir7pzya" int2:id="w7Jd9NI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D6EC4"/>
    <w:multiLevelType w:val="hybridMultilevel"/>
    <w:tmpl w:val="11A8958C"/>
    <w:lvl w:ilvl="0" w:tplc="C70E02D4">
      <w:start w:val="1"/>
      <w:numFmt w:val="bullet"/>
      <w:lvlText w:val=""/>
      <w:lvlJc w:val="left"/>
      <w:pPr>
        <w:ind w:left="720" w:hanging="360"/>
      </w:pPr>
      <w:rPr>
        <w:rFonts w:ascii="Symbol" w:hAnsi="Symbol" w:hint="default"/>
      </w:rPr>
    </w:lvl>
    <w:lvl w:ilvl="1" w:tplc="C1DA78A8">
      <w:start w:val="1"/>
      <w:numFmt w:val="bullet"/>
      <w:lvlText w:val="-"/>
      <w:lvlJc w:val="left"/>
      <w:pPr>
        <w:ind w:left="1440" w:hanging="360"/>
      </w:pPr>
      <w:rPr>
        <w:rFonts w:ascii="Calibri" w:hAnsi="Calibri" w:hint="default"/>
      </w:rPr>
    </w:lvl>
    <w:lvl w:ilvl="2" w:tplc="63B0C7E0">
      <w:start w:val="1"/>
      <w:numFmt w:val="bullet"/>
      <w:lvlText w:val=""/>
      <w:lvlJc w:val="left"/>
      <w:pPr>
        <w:ind w:left="2160" w:hanging="360"/>
      </w:pPr>
      <w:rPr>
        <w:rFonts w:ascii="Wingdings" w:hAnsi="Wingdings" w:hint="default"/>
      </w:rPr>
    </w:lvl>
    <w:lvl w:ilvl="3" w:tplc="4F62DD82">
      <w:start w:val="1"/>
      <w:numFmt w:val="bullet"/>
      <w:lvlText w:val=""/>
      <w:lvlJc w:val="left"/>
      <w:pPr>
        <w:ind w:left="2880" w:hanging="360"/>
      </w:pPr>
      <w:rPr>
        <w:rFonts w:ascii="Symbol" w:hAnsi="Symbol" w:hint="default"/>
      </w:rPr>
    </w:lvl>
    <w:lvl w:ilvl="4" w:tplc="69FC75BE">
      <w:start w:val="1"/>
      <w:numFmt w:val="bullet"/>
      <w:lvlText w:val="o"/>
      <w:lvlJc w:val="left"/>
      <w:pPr>
        <w:ind w:left="3600" w:hanging="360"/>
      </w:pPr>
      <w:rPr>
        <w:rFonts w:ascii="Courier New" w:hAnsi="Courier New" w:hint="default"/>
      </w:rPr>
    </w:lvl>
    <w:lvl w:ilvl="5" w:tplc="680AA0F6">
      <w:start w:val="1"/>
      <w:numFmt w:val="bullet"/>
      <w:lvlText w:val=""/>
      <w:lvlJc w:val="left"/>
      <w:pPr>
        <w:ind w:left="4320" w:hanging="360"/>
      </w:pPr>
      <w:rPr>
        <w:rFonts w:ascii="Wingdings" w:hAnsi="Wingdings" w:hint="default"/>
      </w:rPr>
    </w:lvl>
    <w:lvl w:ilvl="6" w:tplc="7FF2CD4E">
      <w:start w:val="1"/>
      <w:numFmt w:val="bullet"/>
      <w:lvlText w:val=""/>
      <w:lvlJc w:val="left"/>
      <w:pPr>
        <w:ind w:left="5040" w:hanging="360"/>
      </w:pPr>
      <w:rPr>
        <w:rFonts w:ascii="Symbol" w:hAnsi="Symbol" w:hint="default"/>
      </w:rPr>
    </w:lvl>
    <w:lvl w:ilvl="7" w:tplc="DCBCBB1C">
      <w:start w:val="1"/>
      <w:numFmt w:val="bullet"/>
      <w:lvlText w:val="o"/>
      <w:lvlJc w:val="left"/>
      <w:pPr>
        <w:ind w:left="5760" w:hanging="360"/>
      </w:pPr>
      <w:rPr>
        <w:rFonts w:ascii="Courier New" w:hAnsi="Courier New" w:hint="default"/>
      </w:rPr>
    </w:lvl>
    <w:lvl w:ilvl="8" w:tplc="B96CE1B4">
      <w:start w:val="1"/>
      <w:numFmt w:val="bullet"/>
      <w:lvlText w:val=""/>
      <w:lvlJc w:val="left"/>
      <w:pPr>
        <w:ind w:left="6480" w:hanging="360"/>
      </w:pPr>
      <w:rPr>
        <w:rFonts w:ascii="Wingdings" w:hAnsi="Wingdings" w:hint="default"/>
      </w:rPr>
    </w:lvl>
  </w:abstractNum>
  <w:abstractNum w:abstractNumId="1" w15:restartNumberingAfterBreak="0">
    <w:nsid w:val="0484596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BE5626"/>
    <w:multiLevelType w:val="hybridMultilevel"/>
    <w:tmpl w:val="52B08E28"/>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10A25510"/>
    <w:multiLevelType w:val="multilevel"/>
    <w:tmpl w:val="1EFC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D92F38"/>
    <w:multiLevelType w:val="multilevel"/>
    <w:tmpl w:val="8D3A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9851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E72217"/>
    <w:multiLevelType w:val="multilevel"/>
    <w:tmpl w:val="F31E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7B03F7"/>
    <w:multiLevelType w:val="multilevel"/>
    <w:tmpl w:val="8FB451A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rFonts w:hint="default"/>
        <w:b/>
        <w:bCs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2414E91"/>
    <w:multiLevelType w:val="multilevel"/>
    <w:tmpl w:val="AB1A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AA1EEF"/>
    <w:multiLevelType w:val="hybridMultilevel"/>
    <w:tmpl w:val="08AC136A"/>
    <w:lvl w:ilvl="0" w:tplc="B700ECC2">
      <w:start w:val="1"/>
      <w:numFmt w:val="decimal"/>
      <w:lvlText w:val="%1."/>
      <w:lvlJc w:val="left"/>
      <w:pPr>
        <w:ind w:left="1426" w:hanging="360"/>
      </w:p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10" w15:restartNumberingAfterBreak="0">
    <w:nsid w:val="2F480B16"/>
    <w:multiLevelType w:val="hybridMultilevel"/>
    <w:tmpl w:val="680C2646"/>
    <w:lvl w:ilvl="0" w:tplc="F580D32A">
      <w:start w:val="1"/>
      <w:numFmt w:val="decimal"/>
      <w:lvlText w:val="%1."/>
      <w:lvlJc w:val="left"/>
      <w:pPr>
        <w:ind w:left="1066" w:hanging="360"/>
      </w:pPr>
      <w:rPr>
        <w:rFonts w:hint="default"/>
      </w:rPr>
    </w:lvl>
    <w:lvl w:ilvl="1" w:tplc="040C0019" w:tentative="1">
      <w:start w:val="1"/>
      <w:numFmt w:val="lowerLetter"/>
      <w:lvlText w:val="%2."/>
      <w:lvlJc w:val="left"/>
      <w:pPr>
        <w:ind w:left="1786" w:hanging="360"/>
      </w:pPr>
    </w:lvl>
    <w:lvl w:ilvl="2" w:tplc="040C001B" w:tentative="1">
      <w:start w:val="1"/>
      <w:numFmt w:val="lowerRoman"/>
      <w:lvlText w:val="%3."/>
      <w:lvlJc w:val="right"/>
      <w:pPr>
        <w:ind w:left="2506" w:hanging="180"/>
      </w:pPr>
    </w:lvl>
    <w:lvl w:ilvl="3" w:tplc="040C000F" w:tentative="1">
      <w:start w:val="1"/>
      <w:numFmt w:val="decimal"/>
      <w:lvlText w:val="%4."/>
      <w:lvlJc w:val="left"/>
      <w:pPr>
        <w:ind w:left="3226" w:hanging="360"/>
      </w:pPr>
    </w:lvl>
    <w:lvl w:ilvl="4" w:tplc="040C0019" w:tentative="1">
      <w:start w:val="1"/>
      <w:numFmt w:val="lowerLetter"/>
      <w:lvlText w:val="%5."/>
      <w:lvlJc w:val="left"/>
      <w:pPr>
        <w:ind w:left="3946" w:hanging="360"/>
      </w:pPr>
    </w:lvl>
    <w:lvl w:ilvl="5" w:tplc="040C001B" w:tentative="1">
      <w:start w:val="1"/>
      <w:numFmt w:val="lowerRoman"/>
      <w:lvlText w:val="%6."/>
      <w:lvlJc w:val="right"/>
      <w:pPr>
        <w:ind w:left="4666" w:hanging="180"/>
      </w:pPr>
    </w:lvl>
    <w:lvl w:ilvl="6" w:tplc="040C000F" w:tentative="1">
      <w:start w:val="1"/>
      <w:numFmt w:val="decimal"/>
      <w:lvlText w:val="%7."/>
      <w:lvlJc w:val="left"/>
      <w:pPr>
        <w:ind w:left="5386" w:hanging="360"/>
      </w:pPr>
    </w:lvl>
    <w:lvl w:ilvl="7" w:tplc="040C0019" w:tentative="1">
      <w:start w:val="1"/>
      <w:numFmt w:val="lowerLetter"/>
      <w:lvlText w:val="%8."/>
      <w:lvlJc w:val="left"/>
      <w:pPr>
        <w:ind w:left="6106" w:hanging="360"/>
      </w:pPr>
    </w:lvl>
    <w:lvl w:ilvl="8" w:tplc="040C001B" w:tentative="1">
      <w:start w:val="1"/>
      <w:numFmt w:val="lowerRoman"/>
      <w:lvlText w:val="%9."/>
      <w:lvlJc w:val="right"/>
      <w:pPr>
        <w:ind w:left="6826" w:hanging="180"/>
      </w:pPr>
    </w:lvl>
  </w:abstractNum>
  <w:abstractNum w:abstractNumId="11" w15:restartNumberingAfterBreak="0">
    <w:nsid w:val="2FF3476F"/>
    <w:multiLevelType w:val="hybridMultilevel"/>
    <w:tmpl w:val="47505CB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2" w15:restartNumberingAfterBreak="0">
    <w:nsid w:val="310A67F6"/>
    <w:multiLevelType w:val="hybridMultilevel"/>
    <w:tmpl w:val="B8148018"/>
    <w:lvl w:ilvl="0" w:tplc="040C0009">
      <w:start w:val="1"/>
      <w:numFmt w:val="bullet"/>
      <w:lvlText w:val=""/>
      <w:lvlJc w:val="left"/>
      <w:pPr>
        <w:ind w:left="720" w:hanging="360"/>
      </w:pPr>
      <w:rPr>
        <w:rFonts w:ascii="Wingdings" w:hAnsi="Wingdings" w:hint="default"/>
      </w:rPr>
    </w:lvl>
    <w:lvl w:ilvl="1" w:tplc="E24AF2A4">
      <w:start w:val="1"/>
      <w:numFmt w:val="bullet"/>
      <w:lvlText w:val="o"/>
      <w:lvlJc w:val="left"/>
      <w:pPr>
        <w:ind w:left="1440" w:hanging="360"/>
      </w:pPr>
      <w:rPr>
        <w:rFonts w:ascii="Courier New" w:hAnsi="Courier New" w:hint="default"/>
      </w:rPr>
    </w:lvl>
    <w:lvl w:ilvl="2" w:tplc="1BBC7E86">
      <w:start w:val="1"/>
      <w:numFmt w:val="bullet"/>
      <w:lvlText w:val=""/>
      <w:lvlJc w:val="left"/>
      <w:pPr>
        <w:ind w:left="2160" w:hanging="360"/>
      </w:pPr>
      <w:rPr>
        <w:rFonts w:ascii="Wingdings" w:hAnsi="Wingdings" w:hint="default"/>
      </w:rPr>
    </w:lvl>
    <w:lvl w:ilvl="3" w:tplc="51B88C58">
      <w:start w:val="1"/>
      <w:numFmt w:val="bullet"/>
      <w:lvlText w:val=""/>
      <w:lvlJc w:val="left"/>
      <w:pPr>
        <w:ind w:left="2880" w:hanging="360"/>
      </w:pPr>
      <w:rPr>
        <w:rFonts w:ascii="Symbol" w:hAnsi="Symbol" w:hint="default"/>
      </w:rPr>
    </w:lvl>
    <w:lvl w:ilvl="4" w:tplc="8110D22C">
      <w:start w:val="1"/>
      <w:numFmt w:val="bullet"/>
      <w:lvlText w:val="o"/>
      <w:lvlJc w:val="left"/>
      <w:pPr>
        <w:ind w:left="3600" w:hanging="360"/>
      </w:pPr>
      <w:rPr>
        <w:rFonts w:ascii="Courier New" w:hAnsi="Courier New" w:hint="default"/>
      </w:rPr>
    </w:lvl>
    <w:lvl w:ilvl="5" w:tplc="7A408B5E">
      <w:start w:val="1"/>
      <w:numFmt w:val="bullet"/>
      <w:lvlText w:val=""/>
      <w:lvlJc w:val="left"/>
      <w:pPr>
        <w:ind w:left="4320" w:hanging="360"/>
      </w:pPr>
      <w:rPr>
        <w:rFonts w:ascii="Wingdings" w:hAnsi="Wingdings" w:hint="default"/>
      </w:rPr>
    </w:lvl>
    <w:lvl w:ilvl="6" w:tplc="25881970">
      <w:start w:val="1"/>
      <w:numFmt w:val="bullet"/>
      <w:lvlText w:val=""/>
      <w:lvlJc w:val="left"/>
      <w:pPr>
        <w:ind w:left="5040" w:hanging="360"/>
      </w:pPr>
      <w:rPr>
        <w:rFonts w:ascii="Symbol" w:hAnsi="Symbol" w:hint="default"/>
      </w:rPr>
    </w:lvl>
    <w:lvl w:ilvl="7" w:tplc="3A8A1D4E">
      <w:start w:val="1"/>
      <w:numFmt w:val="bullet"/>
      <w:lvlText w:val="o"/>
      <w:lvlJc w:val="left"/>
      <w:pPr>
        <w:ind w:left="5760" w:hanging="360"/>
      </w:pPr>
      <w:rPr>
        <w:rFonts w:ascii="Courier New" w:hAnsi="Courier New" w:hint="default"/>
      </w:rPr>
    </w:lvl>
    <w:lvl w:ilvl="8" w:tplc="8FD2E8DE">
      <w:start w:val="1"/>
      <w:numFmt w:val="bullet"/>
      <w:lvlText w:val=""/>
      <w:lvlJc w:val="left"/>
      <w:pPr>
        <w:ind w:left="6480" w:hanging="360"/>
      </w:pPr>
      <w:rPr>
        <w:rFonts w:ascii="Wingdings" w:hAnsi="Wingdings" w:hint="default"/>
      </w:rPr>
    </w:lvl>
  </w:abstractNum>
  <w:abstractNum w:abstractNumId="13" w15:restartNumberingAfterBreak="0">
    <w:nsid w:val="338D548C"/>
    <w:multiLevelType w:val="hybridMultilevel"/>
    <w:tmpl w:val="7918F02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4" w15:restartNumberingAfterBreak="0">
    <w:nsid w:val="33F86EBA"/>
    <w:multiLevelType w:val="hybridMultilevel"/>
    <w:tmpl w:val="3BC2D942"/>
    <w:lvl w:ilvl="0" w:tplc="5630C25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486BEA"/>
    <w:multiLevelType w:val="hybridMultilevel"/>
    <w:tmpl w:val="A2E23938"/>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3488064C"/>
    <w:multiLevelType w:val="multilevel"/>
    <w:tmpl w:val="77E6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1E3B68"/>
    <w:multiLevelType w:val="multilevel"/>
    <w:tmpl w:val="EE1E91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514EC5"/>
    <w:multiLevelType w:val="multilevel"/>
    <w:tmpl w:val="673C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5931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224EC3"/>
    <w:multiLevelType w:val="multilevel"/>
    <w:tmpl w:val="EE1E91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A95B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E92DB2"/>
    <w:multiLevelType w:val="multilevel"/>
    <w:tmpl w:val="8B58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F2454A"/>
    <w:multiLevelType w:val="multilevel"/>
    <w:tmpl w:val="E416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B044F7"/>
    <w:multiLevelType w:val="hybridMultilevel"/>
    <w:tmpl w:val="E92A7A2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542978B1"/>
    <w:multiLevelType w:val="multilevel"/>
    <w:tmpl w:val="E584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5750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F2E422"/>
    <w:multiLevelType w:val="hybridMultilevel"/>
    <w:tmpl w:val="8800FB9A"/>
    <w:lvl w:ilvl="0" w:tplc="D44CF1F4">
      <w:start w:val="1"/>
      <w:numFmt w:val="bullet"/>
      <w:lvlText w:val=""/>
      <w:lvlJc w:val="left"/>
      <w:pPr>
        <w:ind w:left="720" w:hanging="360"/>
      </w:pPr>
      <w:rPr>
        <w:rFonts w:ascii="Symbol" w:hAnsi="Symbol" w:hint="default"/>
      </w:rPr>
    </w:lvl>
    <w:lvl w:ilvl="1" w:tplc="9DF44592">
      <w:start w:val="1"/>
      <w:numFmt w:val="bullet"/>
      <w:lvlText w:val="-"/>
      <w:lvlJc w:val="left"/>
      <w:pPr>
        <w:ind w:left="1440" w:hanging="360"/>
      </w:pPr>
      <w:rPr>
        <w:rFonts w:ascii="Calibri" w:hAnsi="Calibri" w:hint="default"/>
      </w:rPr>
    </w:lvl>
    <w:lvl w:ilvl="2" w:tplc="43A0D67C">
      <w:start w:val="1"/>
      <w:numFmt w:val="bullet"/>
      <w:lvlText w:val=""/>
      <w:lvlJc w:val="left"/>
      <w:pPr>
        <w:ind w:left="2160" w:hanging="360"/>
      </w:pPr>
      <w:rPr>
        <w:rFonts w:ascii="Wingdings" w:hAnsi="Wingdings" w:hint="default"/>
      </w:rPr>
    </w:lvl>
    <w:lvl w:ilvl="3" w:tplc="CE72747A">
      <w:start w:val="1"/>
      <w:numFmt w:val="bullet"/>
      <w:lvlText w:val=""/>
      <w:lvlJc w:val="left"/>
      <w:pPr>
        <w:ind w:left="2880" w:hanging="360"/>
      </w:pPr>
      <w:rPr>
        <w:rFonts w:ascii="Symbol" w:hAnsi="Symbol" w:hint="default"/>
      </w:rPr>
    </w:lvl>
    <w:lvl w:ilvl="4" w:tplc="F2705972">
      <w:start w:val="1"/>
      <w:numFmt w:val="bullet"/>
      <w:lvlText w:val="o"/>
      <w:lvlJc w:val="left"/>
      <w:pPr>
        <w:ind w:left="3600" w:hanging="360"/>
      </w:pPr>
      <w:rPr>
        <w:rFonts w:ascii="Courier New" w:hAnsi="Courier New" w:hint="default"/>
      </w:rPr>
    </w:lvl>
    <w:lvl w:ilvl="5" w:tplc="F1CA898A">
      <w:start w:val="1"/>
      <w:numFmt w:val="bullet"/>
      <w:lvlText w:val=""/>
      <w:lvlJc w:val="left"/>
      <w:pPr>
        <w:ind w:left="4320" w:hanging="360"/>
      </w:pPr>
      <w:rPr>
        <w:rFonts w:ascii="Wingdings" w:hAnsi="Wingdings" w:hint="default"/>
      </w:rPr>
    </w:lvl>
    <w:lvl w:ilvl="6" w:tplc="16F8756A">
      <w:start w:val="1"/>
      <w:numFmt w:val="bullet"/>
      <w:lvlText w:val=""/>
      <w:lvlJc w:val="left"/>
      <w:pPr>
        <w:ind w:left="5040" w:hanging="360"/>
      </w:pPr>
      <w:rPr>
        <w:rFonts w:ascii="Symbol" w:hAnsi="Symbol" w:hint="default"/>
      </w:rPr>
    </w:lvl>
    <w:lvl w:ilvl="7" w:tplc="D3EEE8D0">
      <w:start w:val="1"/>
      <w:numFmt w:val="bullet"/>
      <w:lvlText w:val="o"/>
      <w:lvlJc w:val="left"/>
      <w:pPr>
        <w:ind w:left="5760" w:hanging="360"/>
      </w:pPr>
      <w:rPr>
        <w:rFonts w:ascii="Courier New" w:hAnsi="Courier New" w:hint="default"/>
      </w:rPr>
    </w:lvl>
    <w:lvl w:ilvl="8" w:tplc="25F237EA">
      <w:start w:val="1"/>
      <w:numFmt w:val="bullet"/>
      <w:lvlText w:val=""/>
      <w:lvlJc w:val="left"/>
      <w:pPr>
        <w:ind w:left="6480" w:hanging="360"/>
      </w:pPr>
      <w:rPr>
        <w:rFonts w:ascii="Wingdings" w:hAnsi="Wingdings" w:hint="default"/>
      </w:rPr>
    </w:lvl>
  </w:abstractNum>
  <w:abstractNum w:abstractNumId="28" w15:restartNumberingAfterBreak="0">
    <w:nsid w:val="5A4E2D4E"/>
    <w:multiLevelType w:val="multilevel"/>
    <w:tmpl w:val="724072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1672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A57FBC"/>
    <w:multiLevelType w:val="hybridMultilevel"/>
    <w:tmpl w:val="39FAB528"/>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1" w15:restartNumberingAfterBreak="0">
    <w:nsid w:val="5DA9DFF0"/>
    <w:multiLevelType w:val="hybridMultilevel"/>
    <w:tmpl w:val="FFFFFFFF"/>
    <w:lvl w:ilvl="0" w:tplc="0A8849CE">
      <w:start w:val="1"/>
      <w:numFmt w:val="bullet"/>
      <w:lvlText w:val="-"/>
      <w:lvlJc w:val="left"/>
      <w:pPr>
        <w:ind w:left="720" w:hanging="360"/>
      </w:pPr>
      <w:rPr>
        <w:rFonts w:ascii="Calibri" w:hAnsi="Calibri" w:hint="default"/>
      </w:rPr>
    </w:lvl>
    <w:lvl w:ilvl="1" w:tplc="E8EA04DE">
      <w:start w:val="1"/>
      <w:numFmt w:val="bullet"/>
      <w:lvlText w:val="o"/>
      <w:lvlJc w:val="left"/>
      <w:pPr>
        <w:ind w:left="1440" w:hanging="360"/>
      </w:pPr>
      <w:rPr>
        <w:rFonts w:ascii="Courier New" w:hAnsi="Courier New" w:hint="default"/>
      </w:rPr>
    </w:lvl>
    <w:lvl w:ilvl="2" w:tplc="F880E37A">
      <w:start w:val="1"/>
      <w:numFmt w:val="bullet"/>
      <w:lvlText w:val=""/>
      <w:lvlJc w:val="left"/>
      <w:pPr>
        <w:ind w:left="2160" w:hanging="360"/>
      </w:pPr>
      <w:rPr>
        <w:rFonts w:ascii="Wingdings" w:hAnsi="Wingdings" w:hint="default"/>
      </w:rPr>
    </w:lvl>
    <w:lvl w:ilvl="3" w:tplc="55CE5618">
      <w:start w:val="1"/>
      <w:numFmt w:val="bullet"/>
      <w:lvlText w:val=""/>
      <w:lvlJc w:val="left"/>
      <w:pPr>
        <w:ind w:left="2880" w:hanging="360"/>
      </w:pPr>
      <w:rPr>
        <w:rFonts w:ascii="Symbol" w:hAnsi="Symbol" w:hint="default"/>
      </w:rPr>
    </w:lvl>
    <w:lvl w:ilvl="4" w:tplc="60E23AE4">
      <w:start w:val="1"/>
      <w:numFmt w:val="bullet"/>
      <w:lvlText w:val="o"/>
      <w:lvlJc w:val="left"/>
      <w:pPr>
        <w:ind w:left="3600" w:hanging="360"/>
      </w:pPr>
      <w:rPr>
        <w:rFonts w:ascii="Courier New" w:hAnsi="Courier New" w:hint="default"/>
      </w:rPr>
    </w:lvl>
    <w:lvl w:ilvl="5" w:tplc="A7B67D20">
      <w:start w:val="1"/>
      <w:numFmt w:val="bullet"/>
      <w:lvlText w:val=""/>
      <w:lvlJc w:val="left"/>
      <w:pPr>
        <w:ind w:left="4320" w:hanging="360"/>
      </w:pPr>
      <w:rPr>
        <w:rFonts w:ascii="Wingdings" w:hAnsi="Wingdings" w:hint="default"/>
      </w:rPr>
    </w:lvl>
    <w:lvl w:ilvl="6" w:tplc="B5FAC442">
      <w:start w:val="1"/>
      <w:numFmt w:val="bullet"/>
      <w:lvlText w:val=""/>
      <w:lvlJc w:val="left"/>
      <w:pPr>
        <w:ind w:left="5040" w:hanging="360"/>
      </w:pPr>
      <w:rPr>
        <w:rFonts w:ascii="Symbol" w:hAnsi="Symbol" w:hint="default"/>
      </w:rPr>
    </w:lvl>
    <w:lvl w:ilvl="7" w:tplc="D4FEC564">
      <w:start w:val="1"/>
      <w:numFmt w:val="bullet"/>
      <w:lvlText w:val="o"/>
      <w:lvlJc w:val="left"/>
      <w:pPr>
        <w:ind w:left="5760" w:hanging="360"/>
      </w:pPr>
      <w:rPr>
        <w:rFonts w:ascii="Courier New" w:hAnsi="Courier New" w:hint="default"/>
      </w:rPr>
    </w:lvl>
    <w:lvl w:ilvl="8" w:tplc="23E44B60">
      <w:start w:val="1"/>
      <w:numFmt w:val="bullet"/>
      <w:lvlText w:val=""/>
      <w:lvlJc w:val="left"/>
      <w:pPr>
        <w:ind w:left="6480" w:hanging="360"/>
      </w:pPr>
      <w:rPr>
        <w:rFonts w:ascii="Wingdings" w:hAnsi="Wingdings" w:hint="default"/>
      </w:rPr>
    </w:lvl>
  </w:abstractNum>
  <w:abstractNum w:abstractNumId="32" w15:restartNumberingAfterBreak="0">
    <w:nsid w:val="5E4F4655"/>
    <w:multiLevelType w:val="hybridMultilevel"/>
    <w:tmpl w:val="D2161BCA"/>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3" w15:restartNumberingAfterBreak="0">
    <w:nsid w:val="60864102"/>
    <w:multiLevelType w:val="hybridMultilevel"/>
    <w:tmpl w:val="5B80B3EC"/>
    <w:lvl w:ilvl="0" w:tplc="B3C07DAA">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7C2F30"/>
    <w:multiLevelType w:val="hybridMultilevel"/>
    <w:tmpl w:val="FE7EF09A"/>
    <w:lvl w:ilvl="0" w:tplc="874AB852">
      <w:start w:val="1"/>
      <w:numFmt w:val="bullet"/>
      <w:lvlText w:val=""/>
      <w:lvlJc w:val="left"/>
      <w:pPr>
        <w:ind w:left="1426" w:hanging="360"/>
      </w:pPr>
      <w:rPr>
        <w:rFonts w:ascii="Wingdings" w:hAnsi="Wingdings" w:hint="default"/>
      </w:r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35" w15:restartNumberingAfterBreak="0">
    <w:nsid w:val="6286776D"/>
    <w:multiLevelType w:val="multilevel"/>
    <w:tmpl w:val="AFEC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3E542A"/>
    <w:multiLevelType w:val="multilevel"/>
    <w:tmpl w:val="22CC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462223"/>
    <w:multiLevelType w:val="multilevel"/>
    <w:tmpl w:val="C1A8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7F03D3"/>
    <w:multiLevelType w:val="multilevel"/>
    <w:tmpl w:val="B966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163459"/>
    <w:multiLevelType w:val="hybridMultilevel"/>
    <w:tmpl w:val="F6ACEFD2"/>
    <w:lvl w:ilvl="0" w:tplc="FDDCA4B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2D4BA85"/>
    <w:multiLevelType w:val="hybridMultilevel"/>
    <w:tmpl w:val="FFFFFFFF"/>
    <w:lvl w:ilvl="0" w:tplc="C0F878DE">
      <w:start w:val="1"/>
      <w:numFmt w:val="bullet"/>
      <w:lvlText w:val="-"/>
      <w:lvlJc w:val="left"/>
      <w:pPr>
        <w:ind w:left="720" w:hanging="360"/>
      </w:pPr>
      <w:rPr>
        <w:rFonts w:ascii="Calibri" w:hAnsi="Calibri" w:hint="default"/>
      </w:rPr>
    </w:lvl>
    <w:lvl w:ilvl="1" w:tplc="6D664092">
      <w:start w:val="1"/>
      <w:numFmt w:val="bullet"/>
      <w:lvlText w:val="o"/>
      <w:lvlJc w:val="left"/>
      <w:pPr>
        <w:ind w:left="1440" w:hanging="360"/>
      </w:pPr>
      <w:rPr>
        <w:rFonts w:ascii="Courier New" w:hAnsi="Courier New" w:hint="default"/>
      </w:rPr>
    </w:lvl>
    <w:lvl w:ilvl="2" w:tplc="858E07D6">
      <w:start w:val="1"/>
      <w:numFmt w:val="bullet"/>
      <w:lvlText w:val=""/>
      <w:lvlJc w:val="left"/>
      <w:pPr>
        <w:ind w:left="2160" w:hanging="360"/>
      </w:pPr>
      <w:rPr>
        <w:rFonts w:ascii="Wingdings" w:hAnsi="Wingdings" w:hint="default"/>
      </w:rPr>
    </w:lvl>
    <w:lvl w:ilvl="3" w:tplc="FE1C201A">
      <w:start w:val="1"/>
      <w:numFmt w:val="bullet"/>
      <w:lvlText w:val=""/>
      <w:lvlJc w:val="left"/>
      <w:pPr>
        <w:ind w:left="2880" w:hanging="360"/>
      </w:pPr>
      <w:rPr>
        <w:rFonts w:ascii="Symbol" w:hAnsi="Symbol" w:hint="default"/>
      </w:rPr>
    </w:lvl>
    <w:lvl w:ilvl="4" w:tplc="EABCB4EE">
      <w:start w:val="1"/>
      <w:numFmt w:val="bullet"/>
      <w:lvlText w:val="o"/>
      <w:lvlJc w:val="left"/>
      <w:pPr>
        <w:ind w:left="3600" w:hanging="360"/>
      </w:pPr>
      <w:rPr>
        <w:rFonts w:ascii="Courier New" w:hAnsi="Courier New" w:hint="default"/>
      </w:rPr>
    </w:lvl>
    <w:lvl w:ilvl="5" w:tplc="BAAA7D08">
      <w:start w:val="1"/>
      <w:numFmt w:val="bullet"/>
      <w:lvlText w:val=""/>
      <w:lvlJc w:val="left"/>
      <w:pPr>
        <w:ind w:left="4320" w:hanging="360"/>
      </w:pPr>
      <w:rPr>
        <w:rFonts w:ascii="Wingdings" w:hAnsi="Wingdings" w:hint="default"/>
      </w:rPr>
    </w:lvl>
    <w:lvl w:ilvl="6" w:tplc="17DCADB0">
      <w:start w:val="1"/>
      <w:numFmt w:val="bullet"/>
      <w:lvlText w:val=""/>
      <w:lvlJc w:val="left"/>
      <w:pPr>
        <w:ind w:left="5040" w:hanging="360"/>
      </w:pPr>
      <w:rPr>
        <w:rFonts w:ascii="Symbol" w:hAnsi="Symbol" w:hint="default"/>
      </w:rPr>
    </w:lvl>
    <w:lvl w:ilvl="7" w:tplc="B526E766">
      <w:start w:val="1"/>
      <w:numFmt w:val="bullet"/>
      <w:lvlText w:val="o"/>
      <w:lvlJc w:val="left"/>
      <w:pPr>
        <w:ind w:left="5760" w:hanging="360"/>
      </w:pPr>
      <w:rPr>
        <w:rFonts w:ascii="Courier New" w:hAnsi="Courier New" w:hint="default"/>
      </w:rPr>
    </w:lvl>
    <w:lvl w:ilvl="8" w:tplc="C076F644">
      <w:start w:val="1"/>
      <w:numFmt w:val="bullet"/>
      <w:lvlText w:val=""/>
      <w:lvlJc w:val="left"/>
      <w:pPr>
        <w:ind w:left="6480" w:hanging="360"/>
      </w:pPr>
      <w:rPr>
        <w:rFonts w:ascii="Wingdings" w:hAnsi="Wingdings" w:hint="default"/>
      </w:rPr>
    </w:lvl>
  </w:abstractNum>
  <w:abstractNum w:abstractNumId="41" w15:restartNumberingAfterBreak="0">
    <w:nsid w:val="77EA275D"/>
    <w:multiLevelType w:val="multilevel"/>
    <w:tmpl w:val="BD0A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991117">
    <w:abstractNumId w:val="31"/>
  </w:num>
  <w:num w:numId="2" w16cid:durableId="1454012911">
    <w:abstractNumId w:val="40"/>
  </w:num>
  <w:num w:numId="3" w16cid:durableId="232929495">
    <w:abstractNumId w:val="12"/>
  </w:num>
  <w:num w:numId="4" w16cid:durableId="1265336287">
    <w:abstractNumId w:val="34"/>
  </w:num>
  <w:num w:numId="5" w16cid:durableId="2145584622">
    <w:abstractNumId w:val="7"/>
  </w:num>
  <w:num w:numId="6" w16cid:durableId="513422380">
    <w:abstractNumId w:val="19"/>
  </w:num>
  <w:num w:numId="7" w16cid:durableId="1069810802">
    <w:abstractNumId w:val="9"/>
  </w:num>
  <w:num w:numId="8" w16cid:durableId="1494645780">
    <w:abstractNumId w:val="26"/>
  </w:num>
  <w:num w:numId="9" w16cid:durableId="1432507810">
    <w:abstractNumId w:val="7"/>
  </w:num>
  <w:num w:numId="10" w16cid:durableId="1503204389">
    <w:abstractNumId w:val="39"/>
  </w:num>
  <w:num w:numId="11" w16cid:durableId="4614664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4148505">
    <w:abstractNumId w:val="1"/>
  </w:num>
  <w:num w:numId="13" w16cid:durableId="981808813">
    <w:abstractNumId w:val="21"/>
  </w:num>
  <w:num w:numId="14" w16cid:durableId="1529758408">
    <w:abstractNumId w:val="14"/>
  </w:num>
  <w:num w:numId="15" w16cid:durableId="780681993">
    <w:abstractNumId w:val="33"/>
  </w:num>
  <w:num w:numId="16" w16cid:durableId="381251837">
    <w:abstractNumId w:val="29"/>
  </w:num>
  <w:num w:numId="17" w16cid:durableId="1287540694">
    <w:abstractNumId w:val="5"/>
  </w:num>
  <w:num w:numId="18" w16cid:durableId="455107066">
    <w:abstractNumId w:val="20"/>
  </w:num>
  <w:num w:numId="19" w16cid:durableId="617839184">
    <w:abstractNumId w:val="17"/>
  </w:num>
  <w:num w:numId="20" w16cid:durableId="18352251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237409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28173003">
    <w:abstractNumId w:val="41"/>
  </w:num>
  <w:num w:numId="23" w16cid:durableId="383409563">
    <w:abstractNumId w:val="6"/>
  </w:num>
  <w:num w:numId="24" w16cid:durableId="185097848">
    <w:abstractNumId w:val="23"/>
  </w:num>
  <w:num w:numId="25" w16cid:durableId="1004212724">
    <w:abstractNumId w:val="38"/>
  </w:num>
  <w:num w:numId="26" w16cid:durableId="1715889243">
    <w:abstractNumId w:val="37"/>
  </w:num>
  <w:num w:numId="27" w16cid:durableId="1196578657">
    <w:abstractNumId w:val="18"/>
  </w:num>
  <w:num w:numId="28" w16cid:durableId="921834530">
    <w:abstractNumId w:val="25"/>
  </w:num>
  <w:num w:numId="29" w16cid:durableId="1971858466">
    <w:abstractNumId w:val="4"/>
  </w:num>
  <w:num w:numId="30" w16cid:durableId="843858521">
    <w:abstractNumId w:val="22"/>
  </w:num>
  <w:num w:numId="31" w16cid:durableId="1659769739">
    <w:abstractNumId w:val="3"/>
  </w:num>
  <w:num w:numId="32" w16cid:durableId="498927828">
    <w:abstractNumId w:val="35"/>
  </w:num>
  <w:num w:numId="33" w16cid:durableId="2123186320">
    <w:abstractNumId w:val="36"/>
  </w:num>
  <w:num w:numId="34" w16cid:durableId="1203010173">
    <w:abstractNumId w:val="8"/>
  </w:num>
  <w:num w:numId="35" w16cid:durableId="592277440">
    <w:abstractNumId w:val="27"/>
  </w:num>
  <w:num w:numId="36" w16cid:durableId="2142185737">
    <w:abstractNumId w:val="0"/>
  </w:num>
  <w:num w:numId="37" w16cid:durableId="1755317162">
    <w:abstractNumId w:val="16"/>
  </w:num>
  <w:num w:numId="38" w16cid:durableId="1506163896">
    <w:abstractNumId w:val="28"/>
  </w:num>
  <w:num w:numId="39" w16cid:durableId="536939054">
    <w:abstractNumId w:val="13"/>
  </w:num>
  <w:num w:numId="40" w16cid:durableId="2095198031">
    <w:abstractNumId w:val="11"/>
  </w:num>
  <w:num w:numId="41" w16cid:durableId="10496451">
    <w:abstractNumId w:val="24"/>
  </w:num>
  <w:num w:numId="42" w16cid:durableId="1820488930">
    <w:abstractNumId w:val="32"/>
  </w:num>
  <w:num w:numId="43" w16cid:durableId="1514566404">
    <w:abstractNumId w:val="15"/>
  </w:num>
  <w:num w:numId="44" w16cid:durableId="8067766">
    <w:abstractNumId w:val="30"/>
  </w:num>
  <w:num w:numId="45" w16cid:durableId="1076049069">
    <w:abstractNumId w:val="2"/>
  </w:num>
  <w:num w:numId="46" w16cid:durableId="15293657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024453"/>
    <w:rsid w:val="00000F10"/>
    <w:rsid w:val="000010E7"/>
    <w:rsid w:val="00001286"/>
    <w:rsid w:val="0000160A"/>
    <w:rsid w:val="0000209A"/>
    <w:rsid w:val="0000278D"/>
    <w:rsid w:val="00002C0C"/>
    <w:rsid w:val="00003538"/>
    <w:rsid w:val="0000378F"/>
    <w:rsid w:val="00003948"/>
    <w:rsid w:val="00003B59"/>
    <w:rsid w:val="00003E5D"/>
    <w:rsid w:val="00004AB9"/>
    <w:rsid w:val="000051BA"/>
    <w:rsid w:val="00005735"/>
    <w:rsid w:val="00005AA5"/>
    <w:rsid w:val="0000621D"/>
    <w:rsid w:val="00006522"/>
    <w:rsid w:val="00007828"/>
    <w:rsid w:val="00007AA6"/>
    <w:rsid w:val="0001058F"/>
    <w:rsid w:val="00010D87"/>
    <w:rsid w:val="00012A43"/>
    <w:rsid w:val="00013530"/>
    <w:rsid w:val="0001457A"/>
    <w:rsid w:val="000148E5"/>
    <w:rsid w:val="00014980"/>
    <w:rsid w:val="000160C3"/>
    <w:rsid w:val="00017A16"/>
    <w:rsid w:val="00021B93"/>
    <w:rsid w:val="00021D9E"/>
    <w:rsid w:val="00022216"/>
    <w:rsid w:val="00022677"/>
    <w:rsid w:val="00023606"/>
    <w:rsid w:val="00024149"/>
    <w:rsid w:val="00024CA1"/>
    <w:rsid w:val="00024E3C"/>
    <w:rsid w:val="00025353"/>
    <w:rsid w:val="00025701"/>
    <w:rsid w:val="00025ED5"/>
    <w:rsid w:val="000261DB"/>
    <w:rsid w:val="00026C36"/>
    <w:rsid w:val="0003037E"/>
    <w:rsid w:val="00030F4E"/>
    <w:rsid w:val="0003137C"/>
    <w:rsid w:val="000318B4"/>
    <w:rsid w:val="000319DD"/>
    <w:rsid w:val="00031A67"/>
    <w:rsid w:val="00032059"/>
    <w:rsid w:val="000321EB"/>
    <w:rsid w:val="00033042"/>
    <w:rsid w:val="0003459D"/>
    <w:rsid w:val="00034604"/>
    <w:rsid w:val="0003534B"/>
    <w:rsid w:val="00035408"/>
    <w:rsid w:val="0003574E"/>
    <w:rsid w:val="0003616A"/>
    <w:rsid w:val="00036DCD"/>
    <w:rsid w:val="000370CE"/>
    <w:rsid w:val="00037DC1"/>
    <w:rsid w:val="000401A1"/>
    <w:rsid w:val="0004030D"/>
    <w:rsid w:val="00041AA1"/>
    <w:rsid w:val="00042490"/>
    <w:rsid w:val="000424C0"/>
    <w:rsid w:val="00042594"/>
    <w:rsid w:val="00042B5F"/>
    <w:rsid w:val="00043110"/>
    <w:rsid w:val="00043A19"/>
    <w:rsid w:val="00043E51"/>
    <w:rsid w:val="00043F87"/>
    <w:rsid w:val="0004445E"/>
    <w:rsid w:val="00044D0F"/>
    <w:rsid w:val="000466CF"/>
    <w:rsid w:val="0004684F"/>
    <w:rsid w:val="00046A7B"/>
    <w:rsid w:val="00046C7A"/>
    <w:rsid w:val="000506F1"/>
    <w:rsid w:val="0005075B"/>
    <w:rsid w:val="00050F0F"/>
    <w:rsid w:val="00051116"/>
    <w:rsid w:val="0005166A"/>
    <w:rsid w:val="000517F0"/>
    <w:rsid w:val="00052ACB"/>
    <w:rsid w:val="000540B3"/>
    <w:rsid w:val="000543DE"/>
    <w:rsid w:val="00054866"/>
    <w:rsid w:val="0005506A"/>
    <w:rsid w:val="00055719"/>
    <w:rsid w:val="00055DA4"/>
    <w:rsid w:val="00055F5D"/>
    <w:rsid w:val="00056D14"/>
    <w:rsid w:val="000573D0"/>
    <w:rsid w:val="0005750A"/>
    <w:rsid w:val="00057ABF"/>
    <w:rsid w:val="00061FE8"/>
    <w:rsid w:val="000623CA"/>
    <w:rsid w:val="000626FF"/>
    <w:rsid w:val="0006297B"/>
    <w:rsid w:val="00062DD9"/>
    <w:rsid w:val="0006425A"/>
    <w:rsid w:val="00064FE5"/>
    <w:rsid w:val="000658DF"/>
    <w:rsid w:val="00065E9A"/>
    <w:rsid w:val="0006664F"/>
    <w:rsid w:val="00066C0C"/>
    <w:rsid w:val="0006727B"/>
    <w:rsid w:val="00067B45"/>
    <w:rsid w:val="00067D56"/>
    <w:rsid w:val="000707DB"/>
    <w:rsid w:val="00072459"/>
    <w:rsid w:val="00072675"/>
    <w:rsid w:val="00072FA2"/>
    <w:rsid w:val="000730B8"/>
    <w:rsid w:val="000735F0"/>
    <w:rsid w:val="0007381D"/>
    <w:rsid w:val="00073AE8"/>
    <w:rsid w:val="00073EBD"/>
    <w:rsid w:val="00074062"/>
    <w:rsid w:val="00074071"/>
    <w:rsid w:val="0007446C"/>
    <w:rsid w:val="000745FE"/>
    <w:rsid w:val="00075C98"/>
    <w:rsid w:val="00076D11"/>
    <w:rsid w:val="00076F8C"/>
    <w:rsid w:val="000802CC"/>
    <w:rsid w:val="0008039A"/>
    <w:rsid w:val="00080A79"/>
    <w:rsid w:val="00081C26"/>
    <w:rsid w:val="000832A8"/>
    <w:rsid w:val="00084B60"/>
    <w:rsid w:val="00084BB3"/>
    <w:rsid w:val="00084CE7"/>
    <w:rsid w:val="000853DA"/>
    <w:rsid w:val="0008552F"/>
    <w:rsid w:val="00085B36"/>
    <w:rsid w:val="00086C96"/>
    <w:rsid w:val="00087029"/>
    <w:rsid w:val="00087C19"/>
    <w:rsid w:val="000901ED"/>
    <w:rsid w:val="00090626"/>
    <w:rsid w:val="00090A91"/>
    <w:rsid w:val="00090EE9"/>
    <w:rsid w:val="00091B90"/>
    <w:rsid w:val="00091BB2"/>
    <w:rsid w:val="000942FC"/>
    <w:rsid w:val="000948C3"/>
    <w:rsid w:val="000952D1"/>
    <w:rsid w:val="00095330"/>
    <w:rsid w:val="00095D82"/>
    <w:rsid w:val="00096037"/>
    <w:rsid w:val="00097522"/>
    <w:rsid w:val="000979CB"/>
    <w:rsid w:val="00097E52"/>
    <w:rsid w:val="00097FA4"/>
    <w:rsid w:val="000A03AC"/>
    <w:rsid w:val="000A068F"/>
    <w:rsid w:val="000A0B60"/>
    <w:rsid w:val="000A0E40"/>
    <w:rsid w:val="000A1CF8"/>
    <w:rsid w:val="000A24E7"/>
    <w:rsid w:val="000A2649"/>
    <w:rsid w:val="000A4F0F"/>
    <w:rsid w:val="000A52B6"/>
    <w:rsid w:val="000A5BF2"/>
    <w:rsid w:val="000A5C80"/>
    <w:rsid w:val="000A6B59"/>
    <w:rsid w:val="000A70BF"/>
    <w:rsid w:val="000A7A5F"/>
    <w:rsid w:val="000B01B7"/>
    <w:rsid w:val="000B03FD"/>
    <w:rsid w:val="000B0CAC"/>
    <w:rsid w:val="000B189F"/>
    <w:rsid w:val="000B1B9D"/>
    <w:rsid w:val="000B3881"/>
    <w:rsid w:val="000B3958"/>
    <w:rsid w:val="000B3CAD"/>
    <w:rsid w:val="000B3F7D"/>
    <w:rsid w:val="000B6050"/>
    <w:rsid w:val="000B6883"/>
    <w:rsid w:val="000B6D5D"/>
    <w:rsid w:val="000B75A1"/>
    <w:rsid w:val="000C0D23"/>
    <w:rsid w:val="000C1119"/>
    <w:rsid w:val="000C2497"/>
    <w:rsid w:val="000C31A9"/>
    <w:rsid w:val="000C32C0"/>
    <w:rsid w:val="000C3887"/>
    <w:rsid w:val="000C3BBF"/>
    <w:rsid w:val="000C4200"/>
    <w:rsid w:val="000C4773"/>
    <w:rsid w:val="000C4986"/>
    <w:rsid w:val="000C4ACB"/>
    <w:rsid w:val="000C6B5B"/>
    <w:rsid w:val="000C74E4"/>
    <w:rsid w:val="000C7D1D"/>
    <w:rsid w:val="000D00AF"/>
    <w:rsid w:val="000D0B9E"/>
    <w:rsid w:val="000D0DCF"/>
    <w:rsid w:val="000D10FA"/>
    <w:rsid w:val="000D155E"/>
    <w:rsid w:val="000D1AED"/>
    <w:rsid w:val="000D314C"/>
    <w:rsid w:val="000D387E"/>
    <w:rsid w:val="000D3CB4"/>
    <w:rsid w:val="000D3D71"/>
    <w:rsid w:val="000D5326"/>
    <w:rsid w:val="000D537E"/>
    <w:rsid w:val="000D5AEC"/>
    <w:rsid w:val="000D5B2F"/>
    <w:rsid w:val="000D5C89"/>
    <w:rsid w:val="000D6412"/>
    <w:rsid w:val="000D658D"/>
    <w:rsid w:val="000D7BB3"/>
    <w:rsid w:val="000E05B2"/>
    <w:rsid w:val="000E0D48"/>
    <w:rsid w:val="000E19C4"/>
    <w:rsid w:val="000E1E02"/>
    <w:rsid w:val="000E2467"/>
    <w:rsid w:val="000E2800"/>
    <w:rsid w:val="000E3539"/>
    <w:rsid w:val="000E3F88"/>
    <w:rsid w:val="000E423B"/>
    <w:rsid w:val="000E489F"/>
    <w:rsid w:val="000E490E"/>
    <w:rsid w:val="000E4F19"/>
    <w:rsid w:val="000E577D"/>
    <w:rsid w:val="000E57BC"/>
    <w:rsid w:val="000E59B8"/>
    <w:rsid w:val="000E5DF7"/>
    <w:rsid w:val="000E6037"/>
    <w:rsid w:val="000E723A"/>
    <w:rsid w:val="000E7DDB"/>
    <w:rsid w:val="000F011E"/>
    <w:rsid w:val="000F0440"/>
    <w:rsid w:val="000F0562"/>
    <w:rsid w:val="000F20F5"/>
    <w:rsid w:val="000F24C6"/>
    <w:rsid w:val="000F31EA"/>
    <w:rsid w:val="000F33AD"/>
    <w:rsid w:val="000F4629"/>
    <w:rsid w:val="000F48E7"/>
    <w:rsid w:val="000F54D9"/>
    <w:rsid w:val="000F5B30"/>
    <w:rsid w:val="000F5DFF"/>
    <w:rsid w:val="000F5EB2"/>
    <w:rsid w:val="000F697A"/>
    <w:rsid w:val="00100D8B"/>
    <w:rsid w:val="001016E4"/>
    <w:rsid w:val="0010180F"/>
    <w:rsid w:val="00101861"/>
    <w:rsid w:val="00101AED"/>
    <w:rsid w:val="00102072"/>
    <w:rsid w:val="00102168"/>
    <w:rsid w:val="0010252E"/>
    <w:rsid w:val="00102FA5"/>
    <w:rsid w:val="00103661"/>
    <w:rsid w:val="00103F9F"/>
    <w:rsid w:val="00103FDB"/>
    <w:rsid w:val="00104C4E"/>
    <w:rsid w:val="0010541E"/>
    <w:rsid w:val="00105453"/>
    <w:rsid w:val="001057D8"/>
    <w:rsid w:val="00105C67"/>
    <w:rsid w:val="00106B41"/>
    <w:rsid w:val="00107FBC"/>
    <w:rsid w:val="0011206C"/>
    <w:rsid w:val="00112772"/>
    <w:rsid w:val="001133FD"/>
    <w:rsid w:val="00113FA5"/>
    <w:rsid w:val="0011487F"/>
    <w:rsid w:val="00114FB4"/>
    <w:rsid w:val="001151CF"/>
    <w:rsid w:val="001152A9"/>
    <w:rsid w:val="00115AB7"/>
    <w:rsid w:val="00116219"/>
    <w:rsid w:val="00116FE7"/>
    <w:rsid w:val="00117353"/>
    <w:rsid w:val="001173B7"/>
    <w:rsid w:val="00117A74"/>
    <w:rsid w:val="00117CAC"/>
    <w:rsid w:val="001203EC"/>
    <w:rsid w:val="001206B9"/>
    <w:rsid w:val="00120A35"/>
    <w:rsid w:val="001212F9"/>
    <w:rsid w:val="0012137B"/>
    <w:rsid w:val="00121DB3"/>
    <w:rsid w:val="00122442"/>
    <w:rsid w:val="001226C0"/>
    <w:rsid w:val="00122CAB"/>
    <w:rsid w:val="00122E6E"/>
    <w:rsid w:val="001239F8"/>
    <w:rsid w:val="00123F46"/>
    <w:rsid w:val="00124540"/>
    <w:rsid w:val="001250FA"/>
    <w:rsid w:val="00125807"/>
    <w:rsid w:val="001265D1"/>
    <w:rsid w:val="001266F7"/>
    <w:rsid w:val="00127A19"/>
    <w:rsid w:val="00127E0B"/>
    <w:rsid w:val="00131CE4"/>
    <w:rsid w:val="00131DF7"/>
    <w:rsid w:val="001331DB"/>
    <w:rsid w:val="00134532"/>
    <w:rsid w:val="00135021"/>
    <w:rsid w:val="001359C1"/>
    <w:rsid w:val="001364DF"/>
    <w:rsid w:val="0013677A"/>
    <w:rsid w:val="00136882"/>
    <w:rsid w:val="00136927"/>
    <w:rsid w:val="00136F62"/>
    <w:rsid w:val="001377D2"/>
    <w:rsid w:val="00137948"/>
    <w:rsid w:val="00137A38"/>
    <w:rsid w:val="00137F80"/>
    <w:rsid w:val="001401B6"/>
    <w:rsid w:val="00140637"/>
    <w:rsid w:val="00141BD0"/>
    <w:rsid w:val="00143363"/>
    <w:rsid w:val="001433EF"/>
    <w:rsid w:val="00144066"/>
    <w:rsid w:val="00144153"/>
    <w:rsid w:val="00144C87"/>
    <w:rsid w:val="001456B2"/>
    <w:rsid w:val="0014597D"/>
    <w:rsid w:val="001468E7"/>
    <w:rsid w:val="001473D2"/>
    <w:rsid w:val="00147B76"/>
    <w:rsid w:val="00147E6E"/>
    <w:rsid w:val="00150C5E"/>
    <w:rsid w:val="00150F0E"/>
    <w:rsid w:val="00152D76"/>
    <w:rsid w:val="00152DF3"/>
    <w:rsid w:val="001536E8"/>
    <w:rsid w:val="00153D34"/>
    <w:rsid w:val="001543AE"/>
    <w:rsid w:val="001545BE"/>
    <w:rsid w:val="0015547E"/>
    <w:rsid w:val="00157485"/>
    <w:rsid w:val="00157B93"/>
    <w:rsid w:val="00157F97"/>
    <w:rsid w:val="00160931"/>
    <w:rsid w:val="00161C91"/>
    <w:rsid w:val="00162464"/>
    <w:rsid w:val="00162F86"/>
    <w:rsid w:val="0016328B"/>
    <w:rsid w:val="00163614"/>
    <w:rsid w:val="00163CAF"/>
    <w:rsid w:val="00163D10"/>
    <w:rsid w:val="00164764"/>
    <w:rsid w:val="0016479E"/>
    <w:rsid w:val="00164CB7"/>
    <w:rsid w:val="00164DDB"/>
    <w:rsid w:val="001669C2"/>
    <w:rsid w:val="001673A8"/>
    <w:rsid w:val="001675D9"/>
    <w:rsid w:val="00167711"/>
    <w:rsid w:val="00170A22"/>
    <w:rsid w:val="001713AF"/>
    <w:rsid w:val="00171474"/>
    <w:rsid w:val="00171619"/>
    <w:rsid w:val="0017170D"/>
    <w:rsid w:val="0017197D"/>
    <w:rsid w:val="00171EC4"/>
    <w:rsid w:val="001727C4"/>
    <w:rsid w:val="001741EA"/>
    <w:rsid w:val="00175BCC"/>
    <w:rsid w:val="00176040"/>
    <w:rsid w:val="00177D68"/>
    <w:rsid w:val="00177F1B"/>
    <w:rsid w:val="00180139"/>
    <w:rsid w:val="00180436"/>
    <w:rsid w:val="001806CC"/>
    <w:rsid w:val="001811E2"/>
    <w:rsid w:val="00181904"/>
    <w:rsid w:val="001825ED"/>
    <w:rsid w:val="00182EC2"/>
    <w:rsid w:val="0018378F"/>
    <w:rsid w:val="001841A9"/>
    <w:rsid w:val="00186B1B"/>
    <w:rsid w:val="00187C6D"/>
    <w:rsid w:val="00187F39"/>
    <w:rsid w:val="00191169"/>
    <w:rsid w:val="00191366"/>
    <w:rsid w:val="001917CB"/>
    <w:rsid w:val="00192375"/>
    <w:rsid w:val="00192F19"/>
    <w:rsid w:val="00193074"/>
    <w:rsid w:val="00193F6C"/>
    <w:rsid w:val="00194987"/>
    <w:rsid w:val="001952BE"/>
    <w:rsid w:val="0019571D"/>
    <w:rsid w:val="00197F3E"/>
    <w:rsid w:val="001A1052"/>
    <w:rsid w:val="001A10D7"/>
    <w:rsid w:val="001A111D"/>
    <w:rsid w:val="001A1404"/>
    <w:rsid w:val="001A23C6"/>
    <w:rsid w:val="001A349F"/>
    <w:rsid w:val="001A3A28"/>
    <w:rsid w:val="001A4F4E"/>
    <w:rsid w:val="001A50EF"/>
    <w:rsid w:val="001A52B7"/>
    <w:rsid w:val="001A5836"/>
    <w:rsid w:val="001A5FB4"/>
    <w:rsid w:val="001A6731"/>
    <w:rsid w:val="001A68CB"/>
    <w:rsid w:val="001A7882"/>
    <w:rsid w:val="001B0CAF"/>
    <w:rsid w:val="001B2DFA"/>
    <w:rsid w:val="001B3947"/>
    <w:rsid w:val="001B428F"/>
    <w:rsid w:val="001B429A"/>
    <w:rsid w:val="001B45FB"/>
    <w:rsid w:val="001B50F4"/>
    <w:rsid w:val="001B5FD1"/>
    <w:rsid w:val="001B604D"/>
    <w:rsid w:val="001B64E4"/>
    <w:rsid w:val="001B6C48"/>
    <w:rsid w:val="001B6EFB"/>
    <w:rsid w:val="001B7FF7"/>
    <w:rsid w:val="001C00AF"/>
    <w:rsid w:val="001C0424"/>
    <w:rsid w:val="001C05C5"/>
    <w:rsid w:val="001C0CF4"/>
    <w:rsid w:val="001C1C61"/>
    <w:rsid w:val="001C34CC"/>
    <w:rsid w:val="001C3C62"/>
    <w:rsid w:val="001C4266"/>
    <w:rsid w:val="001C45B3"/>
    <w:rsid w:val="001C4786"/>
    <w:rsid w:val="001C49EF"/>
    <w:rsid w:val="001C5B4A"/>
    <w:rsid w:val="001C6913"/>
    <w:rsid w:val="001C6F72"/>
    <w:rsid w:val="001C7A41"/>
    <w:rsid w:val="001D0AE5"/>
    <w:rsid w:val="001D0C87"/>
    <w:rsid w:val="001D1333"/>
    <w:rsid w:val="001D1685"/>
    <w:rsid w:val="001D1911"/>
    <w:rsid w:val="001D1ED7"/>
    <w:rsid w:val="001D2165"/>
    <w:rsid w:val="001D237E"/>
    <w:rsid w:val="001D33A5"/>
    <w:rsid w:val="001D37A2"/>
    <w:rsid w:val="001D5888"/>
    <w:rsid w:val="001D5F07"/>
    <w:rsid w:val="001D6A00"/>
    <w:rsid w:val="001D6A78"/>
    <w:rsid w:val="001D7305"/>
    <w:rsid w:val="001E1339"/>
    <w:rsid w:val="001E17A5"/>
    <w:rsid w:val="001E1A08"/>
    <w:rsid w:val="001E1D7B"/>
    <w:rsid w:val="001E1DF5"/>
    <w:rsid w:val="001E35D6"/>
    <w:rsid w:val="001E4C3D"/>
    <w:rsid w:val="001E559E"/>
    <w:rsid w:val="001E62C4"/>
    <w:rsid w:val="001E6DB9"/>
    <w:rsid w:val="001E77E2"/>
    <w:rsid w:val="001F03C5"/>
    <w:rsid w:val="001F16EC"/>
    <w:rsid w:val="001F18EE"/>
    <w:rsid w:val="001F2565"/>
    <w:rsid w:val="001F2E6A"/>
    <w:rsid w:val="001F2F9E"/>
    <w:rsid w:val="001F33A4"/>
    <w:rsid w:val="001F3676"/>
    <w:rsid w:val="001F3771"/>
    <w:rsid w:val="001F37CA"/>
    <w:rsid w:val="001F4869"/>
    <w:rsid w:val="001F5D9D"/>
    <w:rsid w:val="001F5DE0"/>
    <w:rsid w:val="001F76CD"/>
    <w:rsid w:val="001F77AA"/>
    <w:rsid w:val="00200013"/>
    <w:rsid w:val="00200CD1"/>
    <w:rsid w:val="00201166"/>
    <w:rsid w:val="002014D0"/>
    <w:rsid w:val="00201A4C"/>
    <w:rsid w:val="00201CAD"/>
    <w:rsid w:val="002020D8"/>
    <w:rsid w:val="00202246"/>
    <w:rsid w:val="00203022"/>
    <w:rsid w:val="00203881"/>
    <w:rsid w:val="00203972"/>
    <w:rsid w:val="00203AE8"/>
    <w:rsid w:val="00204600"/>
    <w:rsid w:val="0020484A"/>
    <w:rsid w:val="002048D6"/>
    <w:rsid w:val="00205289"/>
    <w:rsid w:val="00205454"/>
    <w:rsid w:val="002061B9"/>
    <w:rsid w:val="002071B5"/>
    <w:rsid w:val="00207CA7"/>
    <w:rsid w:val="00210187"/>
    <w:rsid w:val="00210EC9"/>
    <w:rsid w:val="00211569"/>
    <w:rsid w:val="00211D71"/>
    <w:rsid w:val="002133CF"/>
    <w:rsid w:val="002140B6"/>
    <w:rsid w:val="00214DDF"/>
    <w:rsid w:val="002152E4"/>
    <w:rsid w:val="00215B98"/>
    <w:rsid w:val="00216C53"/>
    <w:rsid w:val="00216D5E"/>
    <w:rsid w:val="00217879"/>
    <w:rsid w:val="00217E7E"/>
    <w:rsid w:val="00217F26"/>
    <w:rsid w:val="0022053C"/>
    <w:rsid w:val="002209C8"/>
    <w:rsid w:val="00220C67"/>
    <w:rsid w:val="00221E9C"/>
    <w:rsid w:val="002222B8"/>
    <w:rsid w:val="002222B9"/>
    <w:rsid w:val="00222318"/>
    <w:rsid w:val="00222987"/>
    <w:rsid w:val="00222C58"/>
    <w:rsid w:val="00222F20"/>
    <w:rsid w:val="002235CF"/>
    <w:rsid w:val="00224182"/>
    <w:rsid w:val="002246E4"/>
    <w:rsid w:val="002248DF"/>
    <w:rsid w:val="0022589F"/>
    <w:rsid w:val="0022591F"/>
    <w:rsid w:val="00226D48"/>
    <w:rsid w:val="00227CA9"/>
    <w:rsid w:val="002301B4"/>
    <w:rsid w:val="002307A0"/>
    <w:rsid w:val="002307FD"/>
    <w:rsid w:val="00230E93"/>
    <w:rsid w:val="002315A0"/>
    <w:rsid w:val="0023192A"/>
    <w:rsid w:val="0023195C"/>
    <w:rsid w:val="00231E6A"/>
    <w:rsid w:val="00233E00"/>
    <w:rsid w:val="002346E9"/>
    <w:rsid w:val="002347D5"/>
    <w:rsid w:val="002352AE"/>
    <w:rsid w:val="00235F7B"/>
    <w:rsid w:val="002361AB"/>
    <w:rsid w:val="002375F9"/>
    <w:rsid w:val="00237D2C"/>
    <w:rsid w:val="00240339"/>
    <w:rsid w:val="0024088F"/>
    <w:rsid w:val="00240A36"/>
    <w:rsid w:val="00240F56"/>
    <w:rsid w:val="00241352"/>
    <w:rsid w:val="00241931"/>
    <w:rsid w:val="00241A28"/>
    <w:rsid w:val="002429D3"/>
    <w:rsid w:val="00242A24"/>
    <w:rsid w:val="00242C90"/>
    <w:rsid w:val="00243ABF"/>
    <w:rsid w:val="00243C5A"/>
    <w:rsid w:val="00243D92"/>
    <w:rsid w:val="00243EB9"/>
    <w:rsid w:val="00243F48"/>
    <w:rsid w:val="0024402C"/>
    <w:rsid w:val="002448B3"/>
    <w:rsid w:val="00244B0E"/>
    <w:rsid w:val="00246100"/>
    <w:rsid w:val="00246AE2"/>
    <w:rsid w:val="0024703E"/>
    <w:rsid w:val="002476D1"/>
    <w:rsid w:val="00247A40"/>
    <w:rsid w:val="00247E6C"/>
    <w:rsid w:val="0025002B"/>
    <w:rsid w:val="002508ED"/>
    <w:rsid w:val="002518DE"/>
    <w:rsid w:val="00252CC2"/>
    <w:rsid w:val="00253732"/>
    <w:rsid w:val="00253F97"/>
    <w:rsid w:val="00254716"/>
    <w:rsid w:val="0025531C"/>
    <w:rsid w:val="00255D4C"/>
    <w:rsid w:val="0025653A"/>
    <w:rsid w:val="00256701"/>
    <w:rsid w:val="002571DB"/>
    <w:rsid w:val="0025756B"/>
    <w:rsid w:val="002575DE"/>
    <w:rsid w:val="00257756"/>
    <w:rsid w:val="002616AA"/>
    <w:rsid w:val="002621C8"/>
    <w:rsid w:val="002624FA"/>
    <w:rsid w:val="002631AE"/>
    <w:rsid w:val="002637A2"/>
    <w:rsid w:val="00263837"/>
    <w:rsid w:val="00264486"/>
    <w:rsid w:val="00264AF0"/>
    <w:rsid w:val="002651E6"/>
    <w:rsid w:val="00265D2F"/>
    <w:rsid w:val="00265F58"/>
    <w:rsid w:val="00266EA4"/>
    <w:rsid w:val="002708E0"/>
    <w:rsid w:val="00270AA0"/>
    <w:rsid w:val="00270BEE"/>
    <w:rsid w:val="0027107A"/>
    <w:rsid w:val="00271F65"/>
    <w:rsid w:val="00271F9A"/>
    <w:rsid w:val="002727F9"/>
    <w:rsid w:val="00273229"/>
    <w:rsid w:val="00273540"/>
    <w:rsid w:val="00273E3E"/>
    <w:rsid w:val="002741FA"/>
    <w:rsid w:val="00274A32"/>
    <w:rsid w:val="0027513A"/>
    <w:rsid w:val="0027582B"/>
    <w:rsid w:val="0027609A"/>
    <w:rsid w:val="00277C13"/>
    <w:rsid w:val="00280BDF"/>
    <w:rsid w:val="0028156C"/>
    <w:rsid w:val="00281D15"/>
    <w:rsid w:val="00282534"/>
    <w:rsid w:val="0028254A"/>
    <w:rsid w:val="00282C71"/>
    <w:rsid w:val="00282FA1"/>
    <w:rsid w:val="0028447F"/>
    <w:rsid w:val="0028474B"/>
    <w:rsid w:val="002857A8"/>
    <w:rsid w:val="00285C40"/>
    <w:rsid w:val="00285DCA"/>
    <w:rsid w:val="00286287"/>
    <w:rsid w:val="00286C56"/>
    <w:rsid w:val="002876ED"/>
    <w:rsid w:val="00287F81"/>
    <w:rsid w:val="00290A7C"/>
    <w:rsid w:val="00292437"/>
    <w:rsid w:val="002927D4"/>
    <w:rsid w:val="0029370B"/>
    <w:rsid w:val="00293826"/>
    <w:rsid w:val="00294007"/>
    <w:rsid w:val="00294BA1"/>
    <w:rsid w:val="00294FBA"/>
    <w:rsid w:val="00295B6F"/>
    <w:rsid w:val="00297D15"/>
    <w:rsid w:val="002A0007"/>
    <w:rsid w:val="002A0023"/>
    <w:rsid w:val="002A07A4"/>
    <w:rsid w:val="002A19E5"/>
    <w:rsid w:val="002A1E61"/>
    <w:rsid w:val="002A2C83"/>
    <w:rsid w:val="002A3934"/>
    <w:rsid w:val="002A4757"/>
    <w:rsid w:val="002A5342"/>
    <w:rsid w:val="002A53BF"/>
    <w:rsid w:val="002A5966"/>
    <w:rsid w:val="002A6247"/>
    <w:rsid w:val="002A68DF"/>
    <w:rsid w:val="002B0148"/>
    <w:rsid w:val="002B0B5F"/>
    <w:rsid w:val="002B1303"/>
    <w:rsid w:val="002B192D"/>
    <w:rsid w:val="002B24CF"/>
    <w:rsid w:val="002B2D2F"/>
    <w:rsid w:val="002B3CF5"/>
    <w:rsid w:val="002B4162"/>
    <w:rsid w:val="002B4373"/>
    <w:rsid w:val="002B4959"/>
    <w:rsid w:val="002B51BC"/>
    <w:rsid w:val="002B5305"/>
    <w:rsid w:val="002B6D36"/>
    <w:rsid w:val="002B75B2"/>
    <w:rsid w:val="002B7B6C"/>
    <w:rsid w:val="002B7C3D"/>
    <w:rsid w:val="002B7CED"/>
    <w:rsid w:val="002B7D3E"/>
    <w:rsid w:val="002C069D"/>
    <w:rsid w:val="002C075D"/>
    <w:rsid w:val="002C10E2"/>
    <w:rsid w:val="002C1F1B"/>
    <w:rsid w:val="002C2195"/>
    <w:rsid w:val="002C2772"/>
    <w:rsid w:val="002C2CA7"/>
    <w:rsid w:val="002C30E5"/>
    <w:rsid w:val="002C463B"/>
    <w:rsid w:val="002C5124"/>
    <w:rsid w:val="002C567C"/>
    <w:rsid w:val="002C5A8B"/>
    <w:rsid w:val="002C612D"/>
    <w:rsid w:val="002C6C27"/>
    <w:rsid w:val="002C7654"/>
    <w:rsid w:val="002C7B06"/>
    <w:rsid w:val="002D0360"/>
    <w:rsid w:val="002D29DF"/>
    <w:rsid w:val="002D30DB"/>
    <w:rsid w:val="002D3512"/>
    <w:rsid w:val="002D3C15"/>
    <w:rsid w:val="002D43B8"/>
    <w:rsid w:val="002D6271"/>
    <w:rsid w:val="002D72F7"/>
    <w:rsid w:val="002D74A3"/>
    <w:rsid w:val="002D7556"/>
    <w:rsid w:val="002D7ECE"/>
    <w:rsid w:val="002E0C55"/>
    <w:rsid w:val="002E0FC9"/>
    <w:rsid w:val="002E1B09"/>
    <w:rsid w:val="002E228E"/>
    <w:rsid w:val="002E23B5"/>
    <w:rsid w:val="002E2678"/>
    <w:rsid w:val="002E3A58"/>
    <w:rsid w:val="002E3D1A"/>
    <w:rsid w:val="002E5608"/>
    <w:rsid w:val="002E5B1E"/>
    <w:rsid w:val="002E5F5B"/>
    <w:rsid w:val="002E6066"/>
    <w:rsid w:val="002E7C63"/>
    <w:rsid w:val="002E7C72"/>
    <w:rsid w:val="002F0250"/>
    <w:rsid w:val="002F088F"/>
    <w:rsid w:val="002F106B"/>
    <w:rsid w:val="002F144F"/>
    <w:rsid w:val="002F176D"/>
    <w:rsid w:val="002F17FB"/>
    <w:rsid w:val="002F2552"/>
    <w:rsid w:val="002F30F6"/>
    <w:rsid w:val="002F349D"/>
    <w:rsid w:val="002F366E"/>
    <w:rsid w:val="002F3991"/>
    <w:rsid w:val="002F39F6"/>
    <w:rsid w:val="002F3C12"/>
    <w:rsid w:val="002F47B7"/>
    <w:rsid w:val="002F49AE"/>
    <w:rsid w:val="002F49E5"/>
    <w:rsid w:val="002F5882"/>
    <w:rsid w:val="002F625E"/>
    <w:rsid w:val="002F69DA"/>
    <w:rsid w:val="002F7304"/>
    <w:rsid w:val="002F7712"/>
    <w:rsid w:val="002F7C45"/>
    <w:rsid w:val="0030036A"/>
    <w:rsid w:val="003004FE"/>
    <w:rsid w:val="00301BF0"/>
    <w:rsid w:val="00302715"/>
    <w:rsid w:val="0030316D"/>
    <w:rsid w:val="00303D98"/>
    <w:rsid w:val="003041FF"/>
    <w:rsid w:val="00304261"/>
    <w:rsid w:val="00306145"/>
    <w:rsid w:val="00306BB7"/>
    <w:rsid w:val="003078DA"/>
    <w:rsid w:val="0030792F"/>
    <w:rsid w:val="003109F0"/>
    <w:rsid w:val="00311A8E"/>
    <w:rsid w:val="003134A3"/>
    <w:rsid w:val="00313572"/>
    <w:rsid w:val="00314645"/>
    <w:rsid w:val="003147E0"/>
    <w:rsid w:val="00315013"/>
    <w:rsid w:val="0031561B"/>
    <w:rsid w:val="00315B01"/>
    <w:rsid w:val="00315B81"/>
    <w:rsid w:val="003164CA"/>
    <w:rsid w:val="00316554"/>
    <w:rsid w:val="00316977"/>
    <w:rsid w:val="00316CDB"/>
    <w:rsid w:val="00316F96"/>
    <w:rsid w:val="0031786A"/>
    <w:rsid w:val="00317D0D"/>
    <w:rsid w:val="00317E3A"/>
    <w:rsid w:val="00321009"/>
    <w:rsid w:val="003213ED"/>
    <w:rsid w:val="00321486"/>
    <w:rsid w:val="0032185E"/>
    <w:rsid w:val="00321979"/>
    <w:rsid w:val="0032474C"/>
    <w:rsid w:val="00324B2F"/>
    <w:rsid w:val="00324D8F"/>
    <w:rsid w:val="0032500F"/>
    <w:rsid w:val="00326025"/>
    <w:rsid w:val="00330703"/>
    <w:rsid w:val="00330B86"/>
    <w:rsid w:val="003311BB"/>
    <w:rsid w:val="003313F3"/>
    <w:rsid w:val="00331EEF"/>
    <w:rsid w:val="00333093"/>
    <w:rsid w:val="003343A9"/>
    <w:rsid w:val="0033487A"/>
    <w:rsid w:val="003356E5"/>
    <w:rsid w:val="00335F26"/>
    <w:rsid w:val="00336997"/>
    <w:rsid w:val="00336C27"/>
    <w:rsid w:val="00337A8D"/>
    <w:rsid w:val="0033F708"/>
    <w:rsid w:val="0034043A"/>
    <w:rsid w:val="0034078E"/>
    <w:rsid w:val="003417CC"/>
    <w:rsid w:val="003429CD"/>
    <w:rsid w:val="00342BB5"/>
    <w:rsid w:val="00343974"/>
    <w:rsid w:val="0034416E"/>
    <w:rsid w:val="00344D50"/>
    <w:rsid w:val="00346637"/>
    <w:rsid w:val="00347147"/>
    <w:rsid w:val="00347448"/>
    <w:rsid w:val="00350D33"/>
    <w:rsid w:val="003514DA"/>
    <w:rsid w:val="0035242A"/>
    <w:rsid w:val="0035358B"/>
    <w:rsid w:val="00354DF8"/>
    <w:rsid w:val="00356BD4"/>
    <w:rsid w:val="00356D30"/>
    <w:rsid w:val="00356DCD"/>
    <w:rsid w:val="00357F11"/>
    <w:rsid w:val="003618FB"/>
    <w:rsid w:val="00362685"/>
    <w:rsid w:val="00362898"/>
    <w:rsid w:val="00363BC0"/>
    <w:rsid w:val="0036443E"/>
    <w:rsid w:val="00364464"/>
    <w:rsid w:val="00364782"/>
    <w:rsid w:val="00365A78"/>
    <w:rsid w:val="00365CFA"/>
    <w:rsid w:val="0036616A"/>
    <w:rsid w:val="00366332"/>
    <w:rsid w:val="003667DE"/>
    <w:rsid w:val="00366911"/>
    <w:rsid w:val="003672AF"/>
    <w:rsid w:val="0036748B"/>
    <w:rsid w:val="003679CD"/>
    <w:rsid w:val="00367B5F"/>
    <w:rsid w:val="003707E4"/>
    <w:rsid w:val="00370F75"/>
    <w:rsid w:val="00371201"/>
    <w:rsid w:val="00371782"/>
    <w:rsid w:val="00372CB4"/>
    <w:rsid w:val="0037318D"/>
    <w:rsid w:val="00373D1F"/>
    <w:rsid w:val="00373E83"/>
    <w:rsid w:val="00374A4E"/>
    <w:rsid w:val="00375427"/>
    <w:rsid w:val="00376861"/>
    <w:rsid w:val="00376D96"/>
    <w:rsid w:val="00377494"/>
    <w:rsid w:val="003778A1"/>
    <w:rsid w:val="00377B28"/>
    <w:rsid w:val="003802D6"/>
    <w:rsid w:val="00380BFD"/>
    <w:rsid w:val="00381036"/>
    <w:rsid w:val="00381062"/>
    <w:rsid w:val="003812D6"/>
    <w:rsid w:val="00381707"/>
    <w:rsid w:val="00382814"/>
    <w:rsid w:val="00382F02"/>
    <w:rsid w:val="003838A2"/>
    <w:rsid w:val="00383BD2"/>
    <w:rsid w:val="003842F7"/>
    <w:rsid w:val="003845C4"/>
    <w:rsid w:val="003854DA"/>
    <w:rsid w:val="00385E27"/>
    <w:rsid w:val="003862E3"/>
    <w:rsid w:val="00386A16"/>
    <w:rsid w:val="0038727A"/>
    <w:rsid w:val="0038748D"/>
    <w:rsid w:val="00387811"/>
    <w:rsid w:val="0039003A"/>
    <w:rsid w:val="0039034E"/>
    <w:rsid w:val="00390625"/>
    <w:rsid w:val="00390B29"/>
    <w:rsid w:val="00390B65"/>
    <w:rsid w:val="003918B3"/>
    <w:rsid w:val="0039220C"/>
    <w:rsid w:val="00392825"/>
    <w:rsid w:val="00392F81"/>
    <w:rsid w:val="00393B45"/>
    <w:rsid w:val="00393BCA"/>
    <w:rsid w:val="00393C56"/>
    <w:rsid w:val="0039421A"/>
    <w:rsid w:val="003942EE"/>
    <w:rsid w:val="00394630"/>
    <w:rsid w:val="00395070"/>
    <w:rsid w:val="003951F6"/>
    <w:rsid w:val="0039590B"/>
    <w:rsid w:val="00396291"/>
    <w:rsid w:val="00396376"/>
    <w:rsid w:val="00396B96"/>
    <w:rsid w:val="003A04E5"/>
    <w:rsid w:val="003A092A"/>
    <w:rsid w:val="003A09FF"/>
    <w:rsid w:val="003A1329"/>
    <w:rsid w:val="003A188B"/>
    <w:rsid w:val="003A18C3"/>
    <w:rsid w:val="003A1C4F"/>
    <w:rsid w:val="003A1C84"/>
    <w:rsid w:val="003A232F"/>
    <w:rsid w:val="003A2D1C"/>
    <w:rsid w:val="003A39B2"/>
    <w:rsid w:val="003A431C"/>
    <w:rsid w:val="003A5748"/>
    <w:rsid w:val="003A60AB"/>
    <w:rsid w:val="003A6B23"/>
    <w:rsid w:val="003A7042"/>
    <w:rsid w:val="003A71E7"/>
    <w:rsid w:val="003B051D"/>
    <w:rsid w:val="003B081F"/>
    <w:rsid w:val="003B1A5C"/>
    <w:rsid w:val="003B27EB"/>
    <w:rsid w:val="003B2BEE"/>
    <w:rsid w:val="003B2CB9"/>
    <w:rsid w:val="003B30E8"/>
    <w:rsid w:val="003B318F"/>
    <w:rsid w:val="003B5121"/>
    <w:rsid w:val="003B6070"/>
    <w:rsid w:val="003B7F2F"/>
    <w:rsid w:val="003C029F"/>
    <w:rsid w:val="003C0D9E"/>
    <w:rsid w:val="003C0FE2"/>
    <w:rsid w:val="003C12F8"/>
    <w:rsid w:val="003C2A52"/>
    <w:rsid w:val="003C2BCE"/>
    <w:rsid w:val="003C353B"/>
    <w:rsid w:val="003C3722"/>
    <w:rsid w:val="003C3C39"/>
    <w:rsid w:val="003C42E6"/>
    <w:rsid w:val="003C4759"/>
    <w:rsid w:val="003C5454"/>
    <w:rsid w:val="003C66FC"/>
    <w:rsid w:val="003C68DF"/>
    <w:rsid w:val="003C7B4D"/>
    <w:rsid w:val="003C7EB4"/>
    <w:rsid w:val="003D08D5"/>
    <w:rsid w:val="003D0B38"/>
    <w:rsid w:val="003D11BC"/>
    <w:rsid w:val="003D1AE3"/>
    <w:rsid w:val="003D2677"/>
    <w:rsid w:val="003D39F0"/>
    <w:rsid w:val="003D4E76"/>
    <w:rsid w:val="003D508E"/>
    <w:rsid w:val="003D560E"/>
    <w:rsid w:val="003D5CA9"/>
    <w:rsid w:val="003D5ECA"/>
    <w:rsid w:val="003D689D"/>
    <w:rsid w:val="003D6C87"/>
    <w:rsid w:val="003D798D"/>
    <w:rsid w:val="003E01FF"/>
    <w:rsid w:val="003E115C"/>
    <w:rsid w:val="003E12A2"/>
    <w:rsid w:val="003E1C8D"/>
    <w:rsid w:val="003E1E28"/>
    <w:rsid w:val="003E2095"/>
    <w:rsid w:val="003E29C3"/>
    <w:rsid w:val="003E2FB5"/>
    <w:rsid w:val="003E3CEB"/>
    <w:rsid w:val="003E48AC"/>
    <w:rsid w:val="003E556E"/>
    <w:rsid w:val="003E577C"/>
    <w:rsid w:val="003E6B8D"/>
    <w:rsid w:val="003E7ABF"/>
    <w:rsid w:val="003F0044"/>
    <w:rsid w:val="003F021F"/>
    <w:rsid w:val="003F0E9A"/>
    <w:rsid w:val="003F0F4B"/>
    <w:rsid w:val="003F10BC"/>
    <w:rsid w:val="003F2DFE"/>
    <w:rsid w:val="003F3368"/>
    <w:rsid w:val="003F382D"/>
    <w:rsid w:val="003F43EB"/>
    <w:rsid w:val="003F46C9"/>
    <w:rsid w:val="003F53B5"/>
    <w:rsid w:val="003F55D8"/>
    <w:rsid w:val="003F5A19"/>
    <w:rsid w:val="003F5A85"/>
    <w:rsid w:val="003F5DAC"/>
    <w:rsid w:val="003F6642"/>
    <w:rsid w:val="003F69BC"/>
    <w:rsid w:val="003F7EBA"/>
    <w:rsid w:val="00401A16"/>
    <w:rsid w:val="004021F6"/>
    <w:rsid w:val="00402A4E"/>
    <w:rsid w:val="00403330"/>
    <w:rsid w:val="004043DB"/>
    <w:rsid w:val="004048E8"/>
    <w:rsid w:val="00404CE3"/>
    <w:rsid w:val="00405E8D"/>
    <w:rsid w:val="0040613A"/>
    <w:rsid w:val="0040674E"/>
    <w:rsid w:val="004077AA"/>
    <w:rsid w:val="004110FB"/>
    <w:rsid w:val="0041198D"/>
    <w:rsid w:val="00411FAF"/>
    <w:rsid w:val="00412A7B"/>
    <w:rsid w:val="0041727F"/>
    <w:rsid w:val="00417E7B"/>
    <w:rsid w:val="00417FE4"/>
    <w:rsid w:val="00420939"/>
    <w:rsid w:val="00420CEB"/>
    <w:rsid w:val="00422647"/>
    <w:rsid w:val="00424922"/>
    <w:rsid w:val="00424E85"/>
    <w:rsid w:val="00424F55"/>
    <w:rsid w:val="0042507F"/>
    <w:rsid w:val="00425DB3"/>
    <w:rsid w:val="00425FFC"/>
    <w:rsid w:val="00427D5C"/>
    <w:rsid w:val="00430271"/>
    <w:rsid w:val="00431252"/>
    <w:rsid w:val="00431330"/>
    <w:rsid w:val="00431757"/>
    <w:rsid w:val="00431AB4"/>
    <w:rsid w:val="00432E99"/>
    <w:rsid w:val="004331CF"/>
    <w:rsid w:val="004335E9"/>
    <w:rsid w:val="00433D9E"/>
    <w:rsid w:val="00433F33"/>
    <w:rsid w:val="00433F40"/>
    <w:rsid w:val="004342DF"/>
    <w:rsid w:val="00435F4A"/>
    <w:rsid w:val="004362D2"/>
    <w:rsid w:val="00436970"/>
    <w:rsid w:val="00436E4A"/>
    <w:rsid w:val="00437C05"/>
    <w:rsid w:val="00440A23"/>
    <w:rsid w:val="00440BEF"/>
    <w:rsid w:val="00441447"/>
    <w:rsid w:val="004414D7"/>
    <w:rsid w:val="004420B8"/>
    <w:rsid w:val="0044228A"/>
    <w:rsid w:val="0044239B"/>
    <w:rsid w:val="004436EE"/>
    <w:rsid w:val="00443FD8"/>
    <w:rsid w:val="00445670"/>
    <w:rsid w:val="00445DA2"/>
    <w:rsid w:val="00445E07"/>
    <w:rsid w:val="0044678D"/>
    <w:rsid w:val="004467A5"/>
    <w:rsid w:val="00446D07"/>
    <w:rsid w:val="00447460"/>
    <w:rsid w:val="004476D5"/>
    <w:rsid w:val="004511B4"/>
    <w:rsid w:val="00451DC3"/>
    <w:rsid w:val="00453333"/>
    <w:rsid w:val="00453457"/>
    <w:rsid w:val="0045443A"/>
    <w:rsid w:val="00454788"/>
    <w:rsid w:val="00454CF1"/>
    <w:rsid w:val="00455C17"/>
    <w:rsid w:val="004571BA"/>
    <w:rsid w:val="0045758E"/>
    <w:rsid w:val="00457D8E"/>
    <w:rsid w:val="00461E23"/>
    <w:rsid w:val="00461EB7"/>
    <w:rsid w:val="0046204B"/>
    <w:rsid w:val="004623B6"/>
    <w:rsid w:val="0046315C"/>
    <w:rsid w:val="0046340B"/>
    <w:rsid w:val="00463CBB"/>
    <w:rsid w:val="0046425B"/>
    <w:rsid w:val="0046497E"/>
    <w:rsid w:val="00464A79"/>
    <w:rsid w:val="00465F8E"/>
    <w:rsid w:val="0046670C"/>
    <w:rsid w:val="004670AC"/>
    <w:rsid w:val="004670C0"/>
    <w:rsid w:val="00467F36"/>
    <w:rsid w:val="0047011F"/>
    <w:rsid w:val="00470BDE"/>
    <w:rsid w:val="00470C9E"/>
    <w:rsid w:val="00470CE6"/>
    <w:rsid w:val="00470F66"/>
    <w:rsid w:val="00470F82"/>
    <w:rsid w:val="00472337"/>
    <w:rsid w:val="00472692"/>
    <w:rsid w:val="00472D7A"/>
    <w:rsid w:val="00472FDF"/>
    <w:rsid w:val="004733DD"/>
    <w:rsid w:val="00473D3F"/>
    <w:rsid w:val="004744EB"/>
    <w:rsid w:val="004750D8"/>
    <w:rsid w:val="004753E6"/>
    <w:rsid w:val="004769DB"/>
    <w:rsid w:val="004775B6"/>
    <w:rsid w:val="00480159"/>
    <w:rsid w:val="004807C5"/>
    <w:rsid w:val="00480BE4"/>
    <w:rsid w:val="00480D77"/>
    <w:rsid w:val="00480ECD"/>
    <w:rsid w:val="00481583"/>
    <w:rsid w:val="0048199D"/>
    <w:rsid w:val="004829AB"/>
    <w:rsid w:val="004833EE"/>
    <w:rsid w:val="00483C13"/>
    <w:rsid w:val="004845DB"/>
    <w:rsid w:val="00484B64"/>
    <w:rsid w:val="004856D7"/>
    <w:rsid w:val="00485A19"/>
    <w:rsid w:val="00485D56"/>
    <w:rsid w:val="00486399"/>
    <w:rsid w:val="0048721E"/>
    <w:rsid w:val="0049023D"/>
    <w:rsid w:val="00490549"/>
    <w:rsid w:val="0049094F"/>
    <w:rsid w:val="00490FE0"/>
    <w:rsid w:val="00491554"/>
    <w:rsid w:val="00491750"/>
    <w:rsid w:val="00491DD9"/>
    <w:rsid w:val="00492512"/>
    <w:rsid w:val="00493305"/>
    <w:rsid w:val="00494E03"/>
    <w:rsid w:val="004955AA"/>
    <w:rsid w:val="00495E5A"/>
    <w:rsid w:val="00495F53"/>
    <w:rsid w:val="00496548"/>
    <w:rsid w:val="0049670F"/>
    <w:rsid w:val="00496FBE"/>
    <w:rsid w:val="00497E60"/>
    <w:rsid w:val="004A06B6"/>
    <w:rsid w:val="004A093A"/>
    <w:rsid w:val="004A0EA9"/>
    <w:rsid w:val="004A261A"/>
    <w:rsid w:val="004A2B8B"/>
    <w:rsid w:val="004A5383"/>
    <w:rsid w:val="004A5632"/>
    <w:rsid w:val="004A61ED"/>
    <w:rsid w:val="004A6F38"/>
    <w:rsid w:val="004A7545"/>
    <w:rsid w:val="004A7D8A"/>
    <w:rsid w:val="004B0033"/>
    <w:rsid w:val="004B03F4"/>
    <w:rsid w:val="004B1BC0"/>
    <w:rsid w:val="004B2088"/>
    <w:rsid w:val="004B210A"/>
    <w:rsid w:val="004B229A"/>
    <w:rsid w:val="004B2684"/>
    <w:rsid w:val="004B272A"/>
    <w:rsid w:val="004B2AD0"/>
    <w:rsid w:val="004B3266"/>
    <w:rsid w:val="004B43CD"/>
    <w:rsid w:val="004B4640"/>
    <w:rsid w:val="004B515B"/>
    <w:rsid w:val="004B51EC"/>
    <w:rsid w:val="004B5379"/>
    <w:rsid w:val="004B53D1"/>
    <w:rsid w:val="004B6475"/>
    <w:rsid w:val="004B64B7"/>
    <w:rsid w:val="004B65A4"/>
    <w:rsid w:val="004B6D6F"/>
    <w:rsid w:val="004B6FDB"/>
    <w:rsid w:val="004B7A0E"/>
    <w:rsid w:val="004C0C51"/>
    <w:rsid w:val="004C2A7C"/>
    <w:rsid w:val="004C330F"/>
    <w:rsid w:val="004C3924"/>
    <w:rsid w:val="004C52A0"/>
    <w:rsid w:val="004C5737"/>
    <w:rsid w:val="004C6B93"/>
    <w:rsid w:val="004C6E37"/>
    <w:rsid w:val="004C6E91"/>
    <w:rsid w:val="004C7D00"/>
    <w:rsid w:val="004D08ED"/>
    <w:rsid w:val="004D0CE5"/>
    <w:rsid w:val="004D10A3"/>
    <w:rsid w:val="004D1EE0"/>
    <w:rsid w:val="004D3096"/>
    <w:rsid w:val="004D3551"/>
    <w:rsid w:val="004D3EA7"/>
    <w:rsid w:val="004D46A1"/>
    <w:rsid w:val="004D4BF7"/>
    <w:rsid w:val="004D5457"/>
    <w:rsid w:val="004D5598"/>
    <w:rsid w:val="004D5845"/>
    <w:rsid w:val="004D5D77"/>
    <w:rsid w:val="004D5E05"/>
    <w:rsid w:val="004D647E"/>
    <w:rsid w:val="004D6C9D"/>
    <w:rsid w:val="004D6D75"/>
    <w:rsid w:val="004D7F47"/>
    <w:rsid w:val="004E0021"/>
    <w:rsid w:val="004E28D4"/>
    <w:rsid w:val="004E2A58"/>
    <w:rsid w:val="004E2AFE"/>
    <w:rsid w:val="004E30AB"/>
    <w:rsid w:val="004E354B"/>
    <w:rsid w:val="004E3555"/>
    <w:rsid w:val="004E42C9"/>
    <w:rsid w:val="004E4724"/>
    <w:rsid w:val="004E56A7"/>
    <w:rsid w:val="004E66F0"/>
    <w:rsid w:val="004E6AAA"/>
    <w:rsid w:val="004E70EB"/>
    <w:rsid w:val="004E7A67"/>
    <w:rsid w:val="004E7DCE"/>
    <w:rsid w:val="004F1740"/>
    <w:rsid w:val="004F187A"/>
    <w:rsid w:val="004F1AEB"/>
    <w:rsid w:val="004F1F81"/>
    <w:rsid w:val="004F2297"/>
    <w:rsid w:val="004F2757"/>
    <w:rsid w:val="004F3847"/>
    <w:rsid w:val="004F3848"/>
    <w:rsid w:val="004F43E5"/>
    <w:rsid w:val="004F51E9"/>
    <w:rsid w:val="004F5281"/>
    <w:rsid w:val="004F61CC"/>
    <w:rsid w:val="004F69B7"/>
    <w:rsid w:val="004F702E"/>
    <w:rsid w:val="00500079"/>
    <w:rsid w:val="00501010"/>
    <w:rsid w:val="00501808"/>
    <w:rsid w:val="005018A2"/>
    <w:rsid w:val="00502275"/>
    <w:rsid w:val="00502CFB"/>
    <w:rsid w:val="00503822"/>
    <w:rsid w:val="005039BD"/>
    <w:rsid w:val="00503AD0"/>
    <w:rsid w:val="00504A1F"/>
    <w:rsid w:val="00504EC8"/>
    <w:rsid w:val="00506363"/>
    <w:rsid w:val="0050690E"/>
    <w:rsid w:val="00506E29"/>
    <w:rsid w:val="00507390"/>
    <w:rsid w:val="005104E8"/>
    <w:rsid w:val="00510CCC"/>
    <w:rsid w:val="00510F89"/>
    <w:rsid w:val="0051194B"/>
    <w:rsid w:val="00512B7A"/>
    <w:rsid w:val="00512E3D"/>
    <w:rsid w:val="00513D96"/>
    <w:rsid w:val="00514B4A"/>
    <w:rsid w:val="005154F4"/>
    <w:rsid w:val="005156EB"/>
    <w:rsid w:val="00515886"/>
    <w:rsid w:val="0051743B"/>
    <w:rsid w:val="005203A8"/>
    <w:rsid w:val="00522B22"/>
    <w:rsid w:val="00523227"/>
    <w:rsid w:val="00523386"/>
    <w:rsid w:val="005233BF"/>
    <w:rsid w:val="0052357E"/>
    <w:rsid w:val="00523772"/>
    <w:rsid w:val="00524AB8"/>
    <w:rsid w:val="00524D69"/>
    <w:rsid w:val="00526401"/>
    <w:rsid w:val="00526460"/>
    <w:rsid w:val="005272B2"/>
    <w:rsid w:val="005274FA"/>
    <w:rsid w:val="00527BA7"/>
    <w:rsid w:val="00527C61"/>
    <w:rsid w:val="00530F67"/>
    <w:rsid w:val="0053120A"/>
    <w:rsid w:val="00532009"/>
    <w:rsid w:val="00532255"/>
    <w:rsid w:val="005335EB"/>
    <w:rsid w:val="00533746"/>
    <w:rsid w:val="00533BB2"/>
    <w:rsid w:val="0053428C"/>
    <w:rsid w:val="005354B2"/>
    <w:rsid w:val="005355FD"/>
    <w:rsid w:val="00535C51"/>
    <w:rsid w:val="00535F79"/>
    <w:rsid w:val="00536104"/>
    <w:rsid w:val="00536C91"/>
    <w:rsid w:val="00537A46"/>
    <w:rsid w:val="00537C6C"/>
    <w:rsid w:val="00537F98"/>
    <w:rsid w:val="00540E51"/>
    <w:rsid w:val="005420B9"/>
    <w:rsid w:val="005424D9"/>
    <w:rsid w:val="00543F86"/>
    <w:rsid w:val="005447D0"/>
    <w:rsid w:val="00544B5D"/>
    <w:rsid w:val="005459DD"/>
    <w:rsid w:val="00546266"/>
    <w:rsid w:val="00546F0D"/>
    <w:rsid w:val="00547657"/>
    <w:rsid w:val="00550154"/>
    <w:rsid w:val="005504D1"/>
    <w:rsid w:val="00551077"/>
    <w:rsid w:val="00551519"/>
    <w:rsid w:val="005517EF"/>
    <w:rsid w:val="0055286F"/>
    <w:rsid w:val="005528D9"/>
    <w:rsid w:val="00552A69"/>
    <w:rsid w:val="00553519"/>
    <w:rsid w:val="00553CED"/>
    <w:rsid w:val="0055468D"/>
    <w:rsid w:val="0055549D"/>
    <w:rsid w:val="005554EE"/>
    <w:rsid w:val="005558BF"/>
    <w:rsid w:val="00555A20"/>
    <w:rsid w:val="00555E33"/>
    <w:rsid w:val="0055638F"/>
    <w:rsid w:val="00556642"/>
    <w:rsid w:val="00557061"/>
    <w:rsid w:val="00557843"/>
    <w:rsid w:val="00560F7E"/>
    <w:rsid w:val="0056180A"/>
    <w:rsid w:val="00561C8A"/>
    <w:rsid w:val="00562136"/>
    <w:rsid w:val="005623E9"/>
    <w:rsid w:val="0056340D"/>
    <w:rsid w:val="00563C4F"/>
    <w:rsid w:val="0056453C"/>
    <w:rsid w:val="005649D6"/>
    <w:rsid w:val="00564E8D"/>
    <w:rsid w:val="0056571F"/>
    <w:rsid w:val="00565BA1"/>
    <w:rsid w:val="00565F71"/>
    <w:rsid w:val="00566D90"/>
    <w:rsid w:val="00566E74"/>
    <w:rsid w:val="00567281"/>
    <w:rsid w:val="0056734F"/>
    <w:rsid w:val="00567554"/>
    <w:rsid w:val="00567569"/>
    <w:rsid w:val="005676D1"/>
    <w:rsid w:val="00567B22"/>
    <w:rsid w:val="00567C9F"/>
    <w:rsid w:val="00570D88"/>
    <w:rsid w:val="00570FB9"/>
    <w:rsid w:val="005710A1"/>
    <w:rsid w:val="005711B5"/>
    <w:rsid w:val="00571316"/>
    <w:rsid w:val="00571486"/>
    <w:rsid w:val="0057151D"/>
    <w:rsid w:val="005720E1"/>
    <w:rsid w:val="0057265B"/>
    <w:rsid w:val="00572B47"/>
    <w:rsid w:val="005730CF"/>
    <w:rsid w:val="00573650"/>
    <w:rsid w:val="00574144"/>
    <w:rsid w:val="00574596"/>
    <w:rsid w:val="00574BF7"/>
    <w:rsid w:val="00575D62"/>
    <w:rsid w:val="00575DF2"/>
    <w:rsid w:val="005769F5"/>
    <w:rsid w:val="00577E3E"/>
    <w:rsid w:val="00577FF3"/>
    <w:rsid w:val="005819A6"/>
    <w:rsid w:val="00581DFF"/>
    <w:rsid w:val="00582707"/>
    <w:rsid w:val="00582945"/>
    <w:rsid w:val="00582D25"/>
    <w:rsid w:val="0058303C"/>
    <w:rsid w:val="005841EA"/>
    <w:rsid w:val="00584426"/>
    <w:rsid w:val="005847FE"/>
    <w:rsid w:val="00584822"/>
    <w:rsid w:val="00584878"/>
    <w:rsid w:val="00584C57"/>
    <w:rsid w:val="00585B62"/>
    <w:rsid w:val="00585C42"/>
    <w:rsid w:val="00586FC7"/>
    <w:rsid w:val="0058754A"/>
    <w:rsid w:val="00587692"/>
    <w:rsid w:val="005905F8"/>
    <w:rsid w:val="0059064D"/>
    <w:rsid w:val="00592755"/>
    <w:rsid w:val="0059285E"/>
    <w:rsid w:val="005930F6"/>
    <w:rsid w:val="005937FA"/>
    <w:rsid w:val="00593CE0"/>
    <w:rsid w:val="00596005"/>
    <w:rsid w:val="0059678E"/>
    <w:rsid w:val="00596D37"/>
    <w:rsid w:val="00596FEE"/>
    <w:rsid w:val="00597953"/>
    <w:rsid w:val="005A00E0"/>
    <w:rsid w:val="005A02E4"/>
    <w:rsid w:val="005A0A0F"/>
    <w:rsid w:val="005A1A3F"/>
    <w:rsid w:val="005A1D78"/>
    <w:rsid w:val="005A2F29"/>
    <w:rsid w:val="005A33A1"/>
    <w:rsid w:val="005A350C"/>
    <w:rsid w:val="005A3F05"/>
    <w:rsid w:val="005A44E7"/>
    <w:rsid w:val="005A4D59"/>
    <w:rsid w:val="005A6D05"/>
    <w:rsid w:val="005A7158"/>
    <w:rsid w:val="005A7D5C"/>
    <w:rsid w:val="005B181A"/>
    <w:rsid w:val="005B189D"/>
    <w:rsid w:val="005B2588"/>
    <w:rsid w:val="005B36EE"/>
    <w:rsid w:val="005B3C30"/>
    <w:rsid w:val="005B401D"/>
    <w:rsid w:val="005B43EA"/>
    <w:rsid w:val="005B5C3D"/>
    <w:rsid w:val="005B6155"/>
    <w:rsid w:val="005B6A0B"/>
    <w:rsid w:val="005B6A65"/>
    <w:rsid w:val="005B727A"/>
    <w:rsid w:val="005B7A91"/>
    <w:rsid w:val="005B7DF3"/>
    <w:rsid w:val="005C0130"/>
    <w:rsid w:val="005C0456"/>
    <w:rsid w:val="005C0951"/>
    <w:rsid w:val="005C18C2"/>
    <w:rsid w:val="005C1D23"/>
    <w:rsid w:val="005C2671"/>
    <w:rsid w:val="005C2B84"/>
    <w:rsid w:val="005C412B"/>
    <w:rsid w:val="005C4928"/>
    <w:rsid w:val="005C4D31"/>
    <w:rsid w:val="005C52F0"/>
    <w:rsid w:val="005C575A"/>
    <w:rsid w:val="005C65AC"/>
    <w:rsid w:val="005C677E"/>
    <w:rsid w:val="005C6EEA"/>
    <w:rsid w:val="005C7172"/>
    <w:rsid w:val="005C759F"/>
    <w:rsid w:val="005C7651"/>
    <w:rsid w:val="005C7F31"/>
    <w:rsid w:val="005D0CFA"/>
    <w:rsid w:val="005D0E7E"/>
    <w:rsid w:val="005D1357"/>
    <w:rsid w:val="005D2AB1"/>
    <w:rsid w:val="005D2ADA"/>
    <w:rsid w:val="005D2ED0"/>
    <w:rsid w:val="005D2FA9"/>
    <w:rsid w:val="005D3022"/>
    <w:rsid w:val="005D397D"/>
    <w:rsid w:val="005D632C"/>
    <w:rsid w:val="005D7808"/>
    <w:rsid w:val="005D7E73"/>
    <w:rsid w:val="005E0053"/>
    <w:rsid w:val="005E0A6B"/>
    <w:rsid w:val="005E0BD3"/>
    <w:rsid w:val="005E207F"/>
    <w:rsid w:val="005E260A"/>
    <w:rsid w:val="005E2B85"/>
    <w:rsid w:val="005E2BC8"/>
    <w:rsid w:val="005E2CE0"/>
    <w:rsid w:val="005E2E89"/>
    <w:rsid w:val="005E435A"/>
    <w:rsid w:val="005E57BB"/>
    <w:rsid w:val="005E5CBF"/>
    <w:rsid w:val="005F0833"/>
    <w:rsid w:val="005F0E0F"/>
    <w:rsid w:val="005F2876"/>
    <w:rsid w:val="005F2AE4"/>
    <w:rsid w:val="005F2BD8"/>
    <w:rsid w:val="005F304B"/>
    <w:rsid w:val="005F3096"/>
    <w:rsid w:val="005F4145"/>
    <w:rsid w:val="005F41D8"/>
    <w:rsid w:val="005F4862"/>
    <w:rsid w:val="005F4895"/>
    <w:rsid w:val="005F4B3C"/>
    <w:rsid w:val="005F4E08"/>
    <w:rsid w:val="005F4E6C"/>
    <w:rsid w:val="005F4F07"/>
    <w:rsid w:val="005F5790"/>
    <w:rsid w:val="005F5C86"/>
    <w:rsid w:val="005F5CF9"/>
    <w:rsid w:val="005F681E"/>
    <w:rsid w:val="005F7C1C"/>
    <w:rsid w:val="00600040"/>
    <w:rsid w:val="00600355"/>
    <w:rsid w:val="00600C5A"/>
    <w:rsid w:val="00600D67"/>
    <w:rsid w:val="00600EB6"/>
    <w:rsid w:val="0060122F"/>
    <w:rsid w:val="0060162E"/>
    <w:rsid w:val="00601ABD"/>
    <w:rsid w:val="00602859"/>
    <w:rsid w:val="00603128"/>
    <w:rsid w:val="00604168"/>
    <w:rsid w:val="00604546"/>
    <w:rsid w:val="00604E91"/>
    <w:rsid w:val="006056C3"/>
    <w:rsid w:val="006058F5"/>
    <w:rsid w:val="00605D35"/>
    <w:rsid w:val="006100E1"/>
    <w:rsid w:val="006109AA"/>
    <w:rsid w:val="00610CFB"/>
    <w:rsid w:val="00610F8D"/>
    <w:rsid w:val="00613397"/>
    <w:rsid w:val="006135DF"/>
    <w:rsid w:val="006136CB"/>
    <w:rsid w:val="00613C76"/>
    <w:rsid w:val="00613DA5"/>
    <w:rsid w:val="00614024"/>
    <w:rsid w:val="006144C2"/>
    <w:rsid w:val="00614C22"/>
    <w:rsid w:val="00614C6E"/>
    <w:rsid w:val="006156D3"/>
    <w:rsid w:val="00616112"/>
    <w:rsid w:val="0061685A"/>
    <w:rsid w:val="0061748F"/>
    <w:rsid w:val="00621BAE"/>
    <w:rsid w:val="006233F2"/>
    <w:rsid w:val="00623E4D"/>
    <w:rsid w:val="00623F2F"/>
    <w:rsid w:val="006245C6"/>
    <w:rsid w:val="006247CE"/>
    <w:rsid w:val="00625797"/>
    <w:rsid w:val="006259E0"/>
    <w:rsid w:val="00625C85"/>
    <w:rsid w:val="00625DF2"/>
    <w:rsid w:val="006274DB"/>
    <w:rsid w:val="00627ED9"/>
    <w:rsid w:val="00632A4E"/>
    <w:rsid w:val="00632B1C"/>
    <w:rsid w:val="00632CD1"/>
    <w:rsid w:val="00633353"/>
    <w:rsid w:val="006334CE"/>
    <w:rsid w:val="00633674"/>
    <w:rsid w:val="0063430C"/>
    <w:rsid w:val="00634A4E"/>
    <w:rsid w:val="00634FEF"/>
    <w:rsid w:val="00635C48"/>
    <w:rsid w:val="006362E8"/>
    <w:rsid w:val="006377FA"/>
    <w:rsid w:val="00637A46"/>
    <w:rsid w:val="006404B1"/>
    <w:rsid w:val="00640BC5"/>
    <w:rsid w:val="006425CA"/>
    <w:rsid w:val="00642DA5"/>
    <w:rsid w:val="00643135"/>
    <w:rsid w:val="0064318C"/>
    <w:rsid w:val="00643EBD"/>
    <w:rsid w:val="00644683"/>
    <w:rsid w:val="0064472F"/>
    <w:rsid w:val="00644862"/>
    <w:rsid w:val="00645985"/>
    <w:rsid w:val="00646586"/>
    <w:rsid w:val="00647031"/>
    <w:rsid w:val="006470EF"/>
    <w:rsid w:val="0065009F"/>
    <w:rsid w:val="0065074F"/>
    <w:rsid w:val="00650BE3"/>
    <w:rsid w:val="00650EB5"/>
    <w:rsid w:val="006513B2"/>
    <w:rsid w:val="006524CD"/>
    <w:rsid w:val="006528E3"/>
    <w:rsid w:val="00652A4C"/>
    <w:rsid w:val="00652F18"/>
    <w:rsid w:val="00653670"/>
    <w:rsid w:val="006537FB"/>
    <w:rsid w:val="00654590"/>
    <w:rsid w:val="0065551A"/>
    <w:rsid w:val="006559BB"/>
    <w:rsid w:val="00655F89"/>
    <w:rsid w:val="00656AD9"/>
    <w:rsid w:val="00656FB5"/>
    <w:rsid w:val="006576DD"/>
    <w:rsid w:val="00657B7D"/>
    <w:rsid w:val="00661067"/>
    <w:rsid w:val="006615C7"/>
    <w:rsid w:val="00662BF2"/>
    <w:rsid w:val="00662C6B"/>
    <w:rsid w:val="00662F95"/>
    <w:rsid w:val="0066445B"/>
    <w:rsid w:val="006648E0"/>
    <w:rsid w:val="00665377"/>
    <w:rsid w:val="006656CB"/>
    <w:rsid w:val="00666A31"/>
    <w:rsid w:val="00666E24"/>
    <w:rsid w:val="00667267"/>
    <w:rsid w:val="00667EC5"/>
    <w:rsid w:val="00670DDA"/>
    <w:rsid w:val="0067158A"/>
    <w:rsid w:val="006716B2"/>
    <w:rsid w:val="00672124"/>
    <w:rsid w:val="00672600"/>
    <w:rsid w:val="0067372B"/>
    <w:rsid w:val="00673DEB"/>
    <w:rsid w:val="006741F7"/>
    <w:rsid w:val="00674448"/>
    <w:rsid w:val="00674968"/>
    <w:rsid w:val="00674B29"/>
    <w:rsid w:val="006760BD"/>
    <w:rsid w:val="00676470"/>
    <w:rsid w:val="00676499"/>
    <w:rsid w:val="00676BF7"/>
    <w:rsid w:val="006770EB"/>
    <w:rsid w:val="00677846"/>
    <w:rsid w:val="00677A18"/>
    <w:rsid w:val="0068089A"/>
    <w:rsid w:val="00681063"/>
    <w:rsid w:val="00682742"/>
    <w:rsid w:val="006827BB"/>
    <w:rsid w:val="00683F18"/>
    <w:rsid w:val="00684384"/>
    <w:rsid w:val="006847EB"/>
    <w:rsid w:val="006847F1"/>
    <w:rsid w:val="00684F70"/>
    <w:rsid w:val="00685049"/>
    <w:rsid w:val="00685620"/>
    <w:rsid w:val="00685A0E"/>
    <w:rsid w:val="006860D2"/>
    <w:rsid w:val="00686429"/>
    <w:rsid w:val="00686D29"/>
    <w:rsid w:val="00687F19"/>
    <w:rsid w:val="0069011A"/>
    <w:rsid w:val="00690D25"/>
    <w:rsid w:val="0069114F"/>
    <w:rsid w:val="00691364"/>
    <w:rsid w:val="00691650"/>
    <w:rsid w:val="00693326"/>
    <w:rsid w:val="00693A6F"/>
    <w:rsid w:val="0069495C"/>
    <w:rsid w:val="00694B71"/>
    <w:rsid w:val="0069508B"/>
    <w:rsid w:val="006952A4"/>
    <w:rsid w:val="00696038"/>
    <w:rsid w:val="00696093"/>
    <w:rsid w:val="006960E6"/>
    <w:rsid w:val="006966BF"/>
    <w:rsid w:val="00696D46"/>
    <w:rsid w:val="00697ECD"/>
    <w:rsid w:val="006A0595"/>
    <w:rsid w:val="006A1353"/>
    <w:rsid w:val="006A1C84"/>
    <w:rsid w:val="006A3200"/>
    <w:rsid w:val="006A39B8"/>
    <w:rsid w:val="006A3D9D"/>
    <w:rsid w:val="006A535F"/>
    <w:rsid w:val="006A5DEE"/>
    <w:rsid w:val="006A605C"/>
    <w:rsid w:val="006A6179"/>
    <w:rsid w:val="006A7D39"/>
    <w:rsid w:val="006B0442"/>
    <w:rsid w:val="006B058E"/>
    <w:rsid w:val="006B091E"/>
    <w:rsid w:val="006B13A9"/>
    <w:rsid w:val="006B20CC"/>
    <w:rsid w:val="006B30CF"/>
    <w:rsid w:val="006B321F"/>
    <w:rsid w:val="006B39E4"/>
    <w:rsid w:val="006B477F"/>
    <w:rsid w:val="006B484B"/>
    <w:rsid w:val="006B6607"/>
    <w:rsid w:val="006B66C1"/>
    <w:rsid w:val="006B6AC4"/>
    <w:rsid w:val="006B7BBF"/>
    <w:rsid w:val="006B7EA0"/>
    <w:rsid w:val="006C03F4"/>
    <w:rsid w:val="006C0CFE"/>
    <w:rsid w:val="006C0E01"/>
    <w:rsid w:val="006C1147"/>
    <w:rsid w:val="006C12DA"/>
    <w:rsid w:val="006C19C2"/>
    <w:rsid w:val="006C1FAA"/>
    <w:rsid w:val="006C2AF0"/>
    <w:rsid w:val="006C37AD"/>
    <w:rsid w:val="006C3F8F"/>
    <w:rsid w:val="006C41D6"/>
    <w:rsid w:val="006C43A8"/>
    <w:rsid w:val="006C485E"/>
    <w:rsid w:val="006C4AFA"/>
    <w:rsid w:val="006C5ED7"/>
    <w:rsid w:val="006C62FC"/>
    <w:rsid w:val="006C654B"/>
    <w:rsid w:val="006C661A"/>
    <w:rsid w:val="006C7782"/>
    <w:rsid w:val="006C784E"/>
    <w:rsid w:val="006C7CED"/>
    <w:rsid w:val="006C7E96"/>
    <w:rsid w:val="006D03FD"/>
    <w:rsid w:val="006D15E4"/>
    <w:rsid w:val="006D1B23"/>
    <w:rsid w:val="006D1C41"/>
    <w:rsid w:val="006D253D"/>
    <w:rsid w:val="006D2579"/>
    <w:rsid w:val="006D279E"/>
    <w:rsid w:val="006D2F6A"/>
    <w:rsid w:val="006D304B"/>
    <w:rsid w:val="006D30FE"/>
    <w:rsid w:val="006D3B36"/>
    <w:rsid w:val="006D420A"/>
    <w:rsid w:val="006D4225"/>
    <w:rsid w:val="006D4904"/>
    <w:rsid w:val="006D4B20"/>
    <w:rsid w:val="006D584F"/>
    <w:rsid w:val="006D5ED4"/>
    <w:rsid w:val="006D6353"/>
    <w:rsid w:val="006D66A9"/>
    <w:rsid w:val="006D6AE1"/>
    <w:rsid w:val="006D6DFC"/>
    <w:rsid w:val="006E04EC"/>
    <w:rsid w:val="006E05DD"/>
    <w:rsid w:val="006E0ABE"/>
    <w:rsid w:val="006E0FEF"/>
    <w:rsid w:val="006E1107"/>
    <w:rsid w:val="006E1E49"/>
    <w:rsid w:val="006E21CA"/>
    <w:rsid w:val="006E2844"/>
    <w:rsid w:val="006E29DF"/>
    <w:rsid w:val="006E2B2E"/>
    <w:rsid w:val="006E2CA9"/>
    <w:rsid w:val="006E2ECA"/>
    <w:rsid w:val="006E3753"/>
    <w:rsid w:val="006E45DC"/>
    <w:rsid w:val="006E47CC"/>
    <w:rsid w:val="006E4D67"/>
    <w:rsid w:val="006E4E0B"/>
    <w:rsid w:val="006E5723"/>
    <w:rsid w:val="006E5E5E"/>
    <w:rsid w:val="006E6948"/>
    <w:rsid w:val="006E69C6"/>
    <w:rsid w:val="006E6B11"/>
    <w:rsid w:val="006E712A"/>
    <w:rsid w:val="006E7AAF"/>
    <w:rsid w:val="006F12C7"/>
    <w:rsid w:val="006F1385"/>
    <w:rsid w:val="006F3BFA"/>
    <w:rsid w:val="006F5B35"/>
    <w:rsid w:val="006F5FF5"/>
    <w:rsid w:val="006F67B4"/>
    <w:rsid w:val="006F775E"/>
    <w:rsid w:val="006F7F9F"/>
    <w:rsid w:val="006F7FCE"/>
    <w:rsid w:val="007011EA"/>
    <w:rsid w:val="007023A2"/>
    <w:rsid w:val="00702C79"/>
    <w:rsid w:val="00702CA7"/>
    <w:rsid w:val="007036A7"/>
    <w:rsid w:val="00703EA8"/>
    <w:rsid w:val="00704016"/>
    <w:rsid w:val="0070431B"/>
    <w:rsid w:val="0070601E"/>
    <w:rsid w:val="00706E0A"/>
    <w:rsid w:val="0071064C"/>
    <w:rsid w:val="00713CAE"/>
    <w:rsid w:val="00714A6D"/>
    <w:rsid w:val="00715278"/>
    <w:rsid w:val="007152B1"/>
    <w:rsid w:val="0071578A"/>
    <w:rsid w:val="00715DCF"/>
    <w:rsid w:val="00715FCC"/>
    <w:rsid w:val="007160FF"/>
    <w:rsid w:val="0071610C"/>
    <w:rsid w:val="007167F8"/>
    <w:rsid w:val="00716DBE"/>
    <w:rsid w:val="00717996"/>
    <w:rsid w:val="00717F25"/>
    <w:rsid w:val="0072041C"/>
    <w:rsid w:val="007205D3"/>
    <w:rsid w:val="007209B2"/>
    <w:rsid w:val="00720ABB"/>
    <w:rsid w:val="00721035"/>
    <w:rsid w:val="007213A6"/>
    <w:rsid w:val="00722D26"/>
    <w:rsid w:val="00722E17"/>
    <w:rsid w:val="0072309D"/>
    <w:rsid w:val="0072339A"/>
    <w:rsid w:val="0072393E"/>
    <w:rsid w:val="00724685"/>
    <w:rsid w:val="00724D41"/>
    <w:rsid w:val="00724DC1"/>
    <w:rsid w:val="00724FB1"/>
    <w:rsid w:val="00725089"/>
    <w:rsid w:val="0072545B"/>
    <w:rsid w:val="00725EA0"/>
    <w:rsid w:val="007262FA"/>
    <w:rsid w:val="00726617"/>
    <w:rsid w:val="00726671"/>
    <w:rsid w:val="00726835"/>
    <w:rsid w:val="00726871"/>
    <w:rsid w:val="00726BA5"/>
    <w:rsid w:val="00726CA3"/>
    <w:rsid w:val="0072709B"/>
    <w:rsid w:val="00731164"/>
    <w:rsid w:val="0073160C"/>
    <w:rsid w:val="00732033"/>
    <w:rsid w:val="007337F0"/>
    <w:rsid w:val="00734BED"/>
    <w:rsid w:val="007366EE"/>
    <w:rsid w:val="00736A8C"/>
    <w:rsid w:val="00737F07"/>
    <w:rsid w:val="00740A66"/>
    <w:rsid w:val="00740D7D"/>
    <w:rsid w:val="00741AAB"/>
    <w:rsid w:val="007430E1"/>
    <w:rsid w:val="00743249"/>
    <w:rsid w:val="00743C73"/>
    <w:rsid w:val="00744373"/>
    <w:rsid w:val="00744782"/>
    <w:rsid w:val="00744A83"/>
    <w:rsid w:val="00744AC4"/>
    <w:rsid w:val="00744F22"/>
    <w:rsid w:val="00745518"/>
    <w:rsid w:val="007458D2"/>
    <w:rsid w:val="007460F5"/>
    <w:rsid w:val="0074660B"/>
    <w:rsid w:val="007466BB"/>
    <w:rsid w:val="00747445"/>
    <w:rsid w:val="007474F2"/>
    <w:rsid w:val="00747A05"/>
    <w:rsid w:val="00750037"/>
    <w:rsid w:val="007509DF"/>
    <w:rsid w:val="0075164C"/>
    <w:rsid w:val="00751830"/>
    <w:rsid w:val="00752E4F"/>
    <w:rsid w:val="00753148"/>
    <w:rsid w:val="00753663"/>
    <w:rsid w:val="007549E8"/>
    <w:rsid w:val="00754B78"/>
    <w:rsid w:val="00755E41"/>
    <w:rsid w:val="00755EAF"/>
    <w:rsid w:val="00757627"/>
    <w:rsid w:val="007579B1"/>
    <w:rsid w:val="00757BE0"/>
    <w:rsid w:val="00757C17"/>
    <w:rsid w:val="0076006F"/>
    <w:rsid w:val="0076045A"/>
    <w:rsid w:val="00760CA2"/>
    <w:rsid w:val="007615F2"/>
    <w:rsid w:val="00762C32"/>
    <w:rsid w:val="007632E2"/>
    <w:rsid w:val="00764736"/>
    <w:rsid w:val="00765923"/>
    <w:rsid w:val="0076636A"/>
    <w:rsid w:val="007666AB"/>
    <w:rsid w:val="00766A36"/>
    <w:rsid w:val="007675B8"/>
    <w:rsid w:val="0076795E"/>
    <w:rsid w:val="00767CEE"/>
    <w:rsid w:val="00770976"/>
    <w:rsid w:val="007709DF"/>
    <w:rsid w:val="0077143E"/>
    <w:rsid w:val="00771D4D"/>
    <w:rsid w:val="00771E75"/>
    <w:rsid w:val="0077215C"/>
    <w:rsid w:val="0077288C"/>
    <w:rsid w:val="007732E9"/>
    <w:rsid w:val="00773813"/>
    <w:rsid w:val="00773BEC"/>
    <w:rsid w:val="0077526B"/>
    <w:rsid w:val="00775C56"/>
    <w:rsid w:val="00775E0B"/>
    <w:rsid w:val="00775F4F"/>
    <w:rsid w:val="00776424"/>
    <w:rsid w:val="00776ADD"/>
    <w:rsid w:val="00776FB9"/>
    <w:rsid w:val="00777129"/>
    <w:rsid w:val="00780C53"/>
    <w:rsid w:val="00780FBC"/>
    <w:rsid w:val="0078134E"/>
    <w:rsid w:val="007813BA"/>
    <w:rsid w:val="00781BA8"/>
    <w:rsid w:val="0078203F"/>
    <w:rsid w:val="00782393"/>
    <w:rsid w:val="007827EA"/>
    <w:rsid w:val="0078323F"/>
    <w:rsid w:val="007834C6"/>
    <w:rsid w:val="0078384F"/>
    <w:rsid w:val="007849C1"/>
    <w:rsid w:val="00785BBA"/>
    <w:rsid w:val="00785CE6"/>
    <w:rsid w:val="007871F2"/>
    <w:rsid w:val="0078747D"/>
    <w:rsid w:val="0078754A"/>
    <w:rsid w:val="00787560"/>
    <w:rsid w:val="00787FD3"/>
    <w:rsid w:val="00790BE9"/>
    <w:rsid w:val="00791314"/>
    <w:rsid w:val="00791EA8"/>
    <w:rsid w:val="0079260D"/>
    <w:rsid w:val="007928C5"/>
    <w:rsid w:val="007948DB"/>
    <w:rsid w:val="00795114"/>
    <w:rsid w:val="00795E79"/>
    <w:rsid w:val="007961B1"/>
    <w:rsid w:val="00796805"/>
    <w:rsid w:val="00796C57"/>
    <w:rsid w:val="0079709A"/>
    <w:rsid w:val="00797FF4"/>
    <w:rsid w:val="007A2475"/>
    <w:rsid w:val="007A30DA"/>
    <w:rsid w:val="007A38F9"/>
    <w:rsid w:val="007A3903"/>
    <w:rsid w:val="007A3D19"/>
    <w:rsid w:val="007A4042"/>
    <w:rsid w:val="007A6DC4"/>
    <w:rsid w:val="007A7081"/>
    <w:rsid w:val="007A7122"/>
    <w:rsid w:val="007A7608"/>
    <w:rsid w:val="007A7ABE"/>
    <w:rsid w:val="007A7B45"/>
    <w:rsid w:val="007B01C4"/>
    <w:rsid w:val="007B0265"/>
    <w:rsid w:val="007B0D71"/>
    <w:rsid w:val="007B1393"/>
    <w:rsid w:val="007B3E04"/>
    <w:rsid w:val="007B5010"/>
    <w:rsid w:val="007B5A21"/>
    <w:rsid w:val="007B5C4E"/>
    <w:rsid w:val="007B60CF"/>
    <w:rsid w:val="007B6692"/>
    <w:rsid w:val="007B7D27"/>
    <w:rsid w:val="007C0ADF"/>
    <w:rsid w:val="007C0E85"/>
    <w:rsid w:val="007C2442"/>
    <w:rsid w:val="007C2BE5"/>
    <w:rsid w:val="007C2C21"/>
    <w:rsid w:val="007C3EAE"/>
    <w:rsid w:val="007C4BAE"/>
    <w:rsid w:val="007C53F7"/>
    <w:rsid w:val="007C5827"/>
    <w:rsid w:val="007C5F41"/>
    <w:rsid w:val="007C66DF"/>
    <w:rsid w:val="007C6BA0"/>
    <w:rsid w:val="007C720F"/>
    <w:rsid w:val="007C7C3A"/>
    <w:rsid w:val="007C7E34"/>
    <w:rsid w:val="007D1174"/>
    <w:rsid w:val="007D14E9"/>
    <w:rsid w:val="007D1CDA"/>
    <w:rsid w:val="007D35BD"/>
    <w:rsid w:val="007D4733"/>
    <w:rsid w:val="007D5206"/>
    <w:rsid w:val="007D53EB"/>
    <w:rsid w:val="007D54A9"/>
    <w:rsid w:val="007D588E"/>
    <w:rsid w:val="007D5DFF"/>
    <w:rsid w:val="007D6418"/>
    <w:rsid w:val="007D64E5"/>
    <w:rsid w:val="007D6AAC"/>
    <w:rsid w:val="007D718D"/>
    <w:rsid w:val="007D74C6"/>
    <w:rsid w:val="007E0205"/>
    <w:rsid w:val="007E09BD"/>
    <w:rsid w:val="007E19F9"/>
    <w:rsid w:val="007E1DA9"/>
    <w:rsid w:val="007E3395"/>
    <w:rsid w:val="007E51EC"/>
    <w:rsid w:val="007E570B"/>
    <w:rsid w:val="007E586B"/>
    <w:rsid w:val="007E5E09"/>
    <w:rsid w:val="007E5FF0"/>
    <w:rsid w:val="007E7218"/>
    <w:rsid w:val="007E7D65"/>
    <w:rsid w:val="007F000B"/>
    <w:rsid w:val="007F106E"/>
    <w:rsid w:val="007F1387"/>
    <w:rsid w:val="007F1853"/>
    <w:rsid w:val="007F1927"/>
    <w:rsid w:val="007F1BB0"/>
    <w:rsid w:val="007F1F99"/>
    <w:rsid w:val="007F2672"/>
    <w:rsid w:val="007F28AC"/>
    <w:rsid w:val="007F334D"/>
    <w:rsid w:val="007F33CF"/>
    <w:rsid w:val="007F38AA"/>
    <w:rsid w:val="007F3D37"/>
    <w:rsid w:val="007F4733"/>
    <w:rsid w:val="007F4D62"/>
    <w:rsid w:val="007F5055"/>
    <w:rsid w:val="007F510C"/>
    <w:rsid w:val="007F5811"/>
    <w:rsid w:val="007F5898"/>
    <w:rsid w:val="007F5C8D"/>
    <w:rsid w:val="007F7517"/>
    <w:rsid w:val="007F76EE"/>
    <w:rsid w:val="007F7753"/>
    <w:rsid w:val="007F7D84"/>
    <w:rsid w:val="00800BE9"/>
    <w:rsid w:val="0080180C"/>
    <w:rsid w:val="00801C62"/>
    <w:rsid w:val="00803DF5"/>
    <w:rsid w:val="0080429D"/>
    <w:rsid w:val="008043F1"/>
    <w:rsid w:val="00804E4D"/>
    <w:rsid w:val="00805E2D"/>
    <w:rsid w:val="008063A1"/>
    <w:rsid w:val="008108EB"/>
    <w:rsid w:val="00810F22"/>
    <w:rsid w:val="0081147B"/>
    <w:rsid w:val="00811EED"/>
    <w:rsid w:val="00811F03"/>
    <w:rsid w:val="00812967"/>
    <w:rsid w:val="00813343"/>
    <w:rsid w:val="008138D6"/>
    <w:rsid w:val="00813A6A"/>
    <w:rsid w:val="00815213"/>
    <w:rsid w:val="00817A98"/>
    <w:rsid w:val="008200E5"/>
    <w:rsid w:val="008201CB"/>
    <w:rsid w:val="00820322"/>
    <w:rsid w:val="00820A96"/>
    <w:rsid w:val="00821312"/>
    <w:rsid w:val="00821479"/>
    <w:rsid w:val="008215EC"/>
    <w:rsid w:val="008216BB"/>
    <w:rsid w:val="0082280F"/>
    <w:rsid w:val="0082423E"/>
    <w:rsid w:val="00824661"/>
    <w:rsid w:val="00824B80"/>
    <w:rsid w:val="0082516D"/>
    <w:rsid w:val="008251EF"/>
    <w:rsid w:val="00825509"/>
    <w:rsid w:val="008258B8"/>
    <w:rsid w:val="00825E3B"/>
    <w:rsid w:val="008260AD"/>
    <w:rsid w:val="00827F62"/>
    <w:rsid w:val="0083241A"/>
    <w:rsid w:val="00832C30"/>
    <w:rsid w:val="00833021"/>
    <w:rsid w:val="008335EC"/>
    <w:rsid w:val="008346B3"/>
    <w:rsid w:val="00834EF7"/>
    <w:rsid w:val="0083534A"/>
    <w:rsid w:val="008362BF"/>
    <w:rsid w:val="00836442"/>
    <w:rsid w:val="008365BC"/>
    <w:rsid w:val="00836916"/>
    <w:rsid w:val="008371A7"/>
    <w:rsid w:val="008373BB"/>
    <w:rsid w:val="00837A88"/>
    <w:rsid w:val="00837DE2"/>
    <w:rsid w:val="00840F82"/>
    <w:rsid w:val="00841112"/>
    <w:rsid w:val="00841221"/>
    <w:rsid w:val="00841937"/>
    <w:rsid w:val="00841D34"/>
    <w:rsid w:val="00842577"/>
    <w:rsid w:val="008425C2"/>
    <w:rsid w:val="00842D14"/>
    <w:rsid w:val="0084333D"/>
    <w:rsid w:val="008437CA"/>
    <w:rsid w:val="00843D39"/>
    <w:rsid w:val="00844516"/>
    <w:rsid w:val="00844F08"/>
    <w:rsid w:val="008456EE"/>
    <w:rsid w:val="00846FF7"/>
    <w:rsid w:val="008470DE"/>
    <w:rsid w:val="008478E3"/>
    <w:rsid w:val="00847DAB"/>
    <w:rsid w:val="008500F2"/>
    <w:rsid w:val="0085020E"/>
    <w:rsid w:val="0085068C"/>
    <w:rsid w:val="008512DC"/>
    <w:rsid w:val="0085133E"/>
    <w:rsid w:val="00851EFB"/>
    <w:rsid w:val="008522D7"/>
    <w:rsid w:val="008523B7"/>
    <w:rsid w:val="00852899"/>
    <w:rsid w:val="00852941"/>
    <w:rsid w:val="0085298D"/>
    <w:rsid w:val="00852BCD"/>
    <w:rsid w:val="00852F96"/>
    <w:rsid w:val="00853741"/>
    <w:rsid w:val="00853BF0"/>
    <w:rsid w:val="00854965"/>
    <w:rsid w:val="00855011"/>
    <w:rsid w:val="0085711C"/>
    <w:rsid w:val="008604B1"/>
    <w:rsid w:val="0086184D"/>
    <w:rsid w:val="008618D0"/>
    <w:rsid w:val="008619A0"/>
    <w:rsid w:val="00861D3E"/>
    <w:rsid w:val="008631BD"/>
    <w:rsid w:val="00863533"/>
    <w:rsid w:val="008636ED"/>
    <w:rsid w:val="008638FF"/>
    <w:rsid w:val="008640AC"/>
    <w:rsid w:val="0086438C"/>
    <w:rsid w:val="008643CE"/>
    <w:rsid w:val="008643FC"/>
    <w:rsid w:val="00864871"/>
    <w:rsid w:val="008648F3"/>
    <w:rsid w:val="00864912"/>
    <w:rsid w:val="00864C5A"/>
    <w:rsid w:val="008652E4"/>
    <w:rsid w:val="00866111"/>
    <w:rsid w:val="0086623E"/>
    <w:rsid w:val="00866282"/>
    <w:rsid w:val="00867C7D"/>
    <w:rsid w:val="00870225"/>
    <w:rsid w:val="008706AA"/>
    <w:rsid w:val="008707F8"/>
    <w:rsid w:val="008719EA"/>
    <w:rsid w:val="00875BBB"/>
    <w:rsid w:val="00875EEA"/>
    <w:rsid w:val="00877778"/>
    <w:rsid w:val="00877C51"/>
    <w:rsid w:val="00880896"/>
    <w:rsid w:val="00881708"/>
    <w:rsid w:val="008818C3"/>
    <w:rsid w:val="008832C7"/>
    <w:rsid w:val="00883942"/>
    <w:rsid w:val="00883B98"/>
    <w:rsid w:val="00883C8C"/>
    <w:rsid w:val="008849F8"/>
    <w:rsid w:val="00884BDA"/>
    <w:rsid w:val="00885199"/>
    <w:rsid w:val="0088577B"/>
    <w:rsid w:val="008857DA"/>
    <w:rsid w:val="00890106"/>
    <w:rsid w:val="00891364"/>
    <w:rsid w:val="00891B3B"/>
    <w:rsid w:val="008924E7"/>
    <w:rsid w:val="008929AA"/>
    <w:rsid w:val="008941E4"/>
    <w:rsid w:val="0089510A"/>
    <w:rsid w:val="0089553B"/>
    <w:rsid w:val="008960F7"/>
    <w:rsid w:val="008964A9"/>
    <w:rsid w:val="00896C75"/>
    <w:rsid w:val="00896FF3"/>
    <w:rsid w:val="008A1503"/>
    <w:rsid w:val="008A1758"/>
    <w:rsid w:val="008A2147"/>
    <w:rsid w:val="008A3A40"/>
    <w:rsid w:val="008A3BDA"/>
    <w:rsid w:val="008A4637"/>
    <w:rsid w:val="008A5B18"/>
    <w:rsid w:val="008A5EA1"/>
    <w:rsid w:val="008A64CC"/>
    <w:rsid w:val="008A69CF"/>
    <w:rsid w:val="008B01BD"/>
    <w:rsid w:val="008B0897"/>
    <w:rsid w:val="008B0A1E"/>
    <w:rsid w:val="008B0A2C"/>
    <w:rsid w:val="008B0E10"/>
    <w:rsid w:val="008B1110"/>
    <w:rsid w:val="008B1586"/>
    <w:rsid w:val="008B1756"/>
    <w:rsid w:val="008B23F7"/>
    <w:rsid w:val="008B38D0"/>
    <w:rsid w:val="008B38EA"/>
    <w:rsid w:val="008B3F1C"/>
    <w:rsid w:val="008B47B2"/>
    <w:rsid w:val="008B528F"/>
    <w:rsid w:val="008B570E"/>
    <w:rsid w:val="008B5F13"/>
    <w:rsid w:val="008B5FE4"/>
    <w:rsid w:val="008B77A9"/>
    <w:rsid w:val="008C01EB"/>
    <w:rsid w:val="008C0877"/>
    <w:rsid w:val="008C094B"/>
    <w:rsid w:val="008C127B"/>
    <w:rsid w:val="008C2637"/>
    <w:rsid w:val="008C3C83"/>
    <w:rsid w:val="008C5A2C"/>
    <w:rsid w:val="008C613F"/>
    <w:rsid w:val="008C6A1A"/>
    <w:rsid w:val="008C73F8"/>
    <w:rsid w:val="008C7658"/>
    <w:rsid w:val="008D09D3"/>
    <w:rsid w:val="008D0D14"/>
    <w:rsid w:val="008D0D16"/>
    <w:rsid w:val="008D1A4B"/>
    <w:rsid w:val="008D2550"/>
    <w:rsid w:val="008D2991"/>
    <w:rsid w:val="008D2B57"/>
    <w:rsid w:val="008D3480"/>
    <w:rsid w:val="008D432E"/>
    <w:rsid w:val="008D4697"/>
    <w:rsid w:val="008D4A19"/>
    <w:rsid w:val="008D52C8"/>
    <w:rsid w:val="008D5862"/>
    <w:rsid w:val="008D5DCE"/>
    <w:rsid w:val="008D6146"/>
    <w:rsid w:val="008D6297"/>
    <w:rsid w:val="008D64D6"/>
    <w:rsid w:val="008D752B"/>
    <w:rsid w:val="008D785A"/>
    <w:rsid w:val="008E021E"/>
    <w:rsid w:val="008E0238"/>
    <w:rsid w:val="008E0603"/>
    <w:rsid w:val="008E06F9"/>
    <w:rsid w:val="008E0AB3"/>
    <w:rsid w:val="008E1639"/>
    <w:rsid w:val="008E1B45"/>
    <w:rsid w:val="008E42D8"/>
    <w:rsid w:val="008E4725"/>
    <w:rsid w:val="008E54E8"/>
    <w:rsid w:val="008E56F3"/>
    <w:rsid w:val="008E5B10"/>
    <w:rsid w:val="008E5ED0"/>
    <w:rsid w:val="008E6134"/>
    <w:rsid w:val="008E65A8"/>
    <w:rsid w:val="008E685A"/>
    <w:rsid w:val="008E6A87"/>
    <w:rsid w:val="008E6B59"/>
    <w:rsid w:val="008E709C"/>
    <w:rsid w:val="008E772B"/>
    <w:rsid w:val="008E7901"/>
    <w:rsid w:val="008E7965"/>
    <w:rsid w:val="008E7A95"/>
    <w:rsid w:val="008E7D6E"/>
    <w:rsid w:val="008F00D2"/>
    <w:rsid w:val="008F0211"/>
    <w:rsid w:val="008F049C"/>
    <w:rsid w:val="008F078C"/>
    <w:rsid w:val="008F1173"/>
    <w:rsid w:val="008F11B1"/>
    <w:rsid w:val="008F181D"/>
    <w:rsid w:val="008F196D"/>
    <w:rsid w:val="008F2641"/>
    <w:rsid w:val="008F33CB"/>
    <w:rsid w:val="008F3574"/>
    <w:rsid w:val="008F3D71"/>
    <w:rsid w:val="008F3E40"/>
    <w:rsid w:val="008F3E7B"/>
    <w:rsid w:val="008F5B56"/>
    <w:rsid w:val="008F6C34"/>
    <w:rsid w:val="008F6FE3"/>
    <w:rsid w:val="008F705F"/>
    <w:rsid w:val="008F7B2B"/>
    <w:rsid w:val="008F7B80"/>
    <w:rsid w:val="008F7F7E"/>
    <w:rsid w:val="00900FC2"/>
    <w:rsid w:val="00901E16"/>
    <w:rsid w:val="009023D7"/>
    <w:rsid w:val="00902FF1"/>
    <w:rsid w:val="00903A0A"/>
    <w:rsid w:val="00904665"/>
    <w:rsid w:val="00905E9F"/>
    <w:rsid w:val="00906DE4"/>
    <w:rsid w:val="00906F2B"/>
    <w:rsid w:val="009100FC"/>
    <w:rsid w:val="00910621"/>
    <w:rsid w:val="0091080A"/>
    <w:rsid w:val="00910CF6"/>
    <w:rsid w:val="00911482"/>
    <w:rsid w:val="0091224A"/>
    <w:rsid w:val="00912492"/>
    <w:rsid w:val="00913361"/>
    <w:rsid w:val="009137E0"/>
    <w:rsid w:val="009150D8"/>
    <w:rsid w:val="009157D9"/>
    <w:rsid w:val="0091595E"/>
    <w:rsid w:val="00915B00"/>
    <w:rsid w:val="00915E2E"/>
    <w:rsid w:val="00915EF2"/>
    <w:rsid w:val="0091692C"/>
    <w:rsid w:val="00917071"/>
    <w:rsid w:val="00920E77"/>
    <w:rsid w:val="00921E14"/>
    <w:rsid w:val="0092236A"/>
    <w:rsid w:val="009224C0"/>
    <w:rsid w:val="00922E7E"/>
    <w:rsid w:val="00922EDE"/>
    <w:rsid w:val="00923E55"/>
    <w:rsid w:val="00925042"/>
    <w:rsid w:val="00925D21"/>
    <w:rsid w:val="0092609A"/>
    <w:rsid w:val="009272BD"/>
    <w:rsid w:val="00927A4D"/>
    <w:rsid w:val="00927FFA"/>
    <w:rsid w:val="00930107"/>
    <w:rsid w:val="00930AF9"/>
    <w:rsid w:val="00931780"/>
    <w:rsid w:val="00931AE2"/>
    <w:rsid w:val="00931B7B"/>
    <w:rsid w:val="00931DB1"/>
    <w:rsid w:val="00932015"/>
    <w:rsid w:val="0093243E"/>
    <w:rsid w:val="00932513"/>
    <w:rsid w:val="00932A75"/>
    <w:rsid w:val="00933499"/>
    <w:rsid w:val="0093529C"/>
    <w:rsid w:val="00935B80"/>
    <w:rsid w:val="009361F5"/>
    <w:rsid w:val="00937E81"/>
    <w:rsid w:val="00937FC1"/>
    <w:rsid w:val="00940642"/>
    <w:rsid w:val="009408A2"/>
    <w:rsid w:val="0094423E"/>
    <w:rsid w:val="009446C5"/>
    <w:rsid w:val="00944ACC"/>
    <w:rsid w:val="00944EA8"/>
    <w:rsid w:val="009464AB"/>
    <w:rsid w:val="00946F7D"/>
    <w:rsid w:val="009472FD"/>
    <w:rsid w:val="00947998"/>
    <w:rsid w:val="009503E1"/>
    <w:rsid w:val="00950F65"/>
    <w:rsid w:val="0095129A"/>
    <w:rsid w:val="00951726"/>
    <w:rsid w:val="009518AF"/>
    <w:rsid w:val="009522F3"/>
    <w:rsid w:val="009525D1"/>
    <w:rsid w:val="009527FE"/>
    <w:rsid w:val="00952A6F"/>
    <w:rsid w:val="00952E62"/>
    <w:rsid w:val="0095341F"/>
    <w:rsid w:val="009536B8"/>
    <w:rsid w:val="00953A10"/>
    <w:rsid w:val="00953F27"/>
    <w:rsid w:val="00955043"/>
    <w:rsid w:val="0095534E"/>
    <w:rsid w:val="00955E61"/>
    <w:rsid w:val="009563ED"/>
    <w:rsid w:val="0095728F"/>
    <w:rsid w:val="00957329"/>
    <w:rsid w:val="00957371"/>
    <w:rsid w:val="0095793E"/>
    <w:rsid w:val="009600FC"/>
    <w:rsid w:val="00961207"/>
    <w:rsid w:val="00961C7C"/>
    <w:rsid w:val="00961FE5"/>
    <w:rsid w:val="009630A5"/>
    <w:rsid w:val="009630F8"/>
    <w:rsid w:val="0096352D"/>
    <w:rsid w:val="00964A62"/>
    <w:rsid w:val="009654CB"/>
    <w:rsid w:val="009664A5"/>
    <w:rsid w:val="00967A40"/>
    <w:rsid w:val="00970087"/>
    <w:rsid w:val="0097016C"/>
    <w:rsid w:val="0097018A"/>
    <w:rsid w:val="009701E7"/>
    <w:rsid w:val="009704D1"/>
    <w:rsid w:val="00970754"/>
    <w:rsid w:val="00970DC8"/>
    <w:rsid w:val="009717CE"/>
    <w:rsid w:val="0097181C"/>
    <w:rsid w:val="00971EF3"/>
    <w:rsid w:val="00972D90"/>
    <w:rsid w:val="009738EF"/>
    <w:rsid w:val="009744BD"/>
    <w:rsid w:val="009745C7"/>
    <w:rsid w:val="00974E6D"/>
    <w:rsid w:val="009752D4"/>
    <w:rsid w:val="009759EB"/>
    <w:rsid w:val="00977281"/>
    <w:rsid w:val="00977342"/>
    <w:rsid w:val="00977DEE"/>
    <w:rsid w:val="009804EE"/>
    <w:rsid w:val="009805F9"/>
    <w:rsid w:val="00980B6E"/>
    <w:rsid w:val="00980FB6"/>
    <w:rsid w:val="009814A5"/>
    <w:rsid w:val="00981D1F"/>
    <w:rsid w:val="00982872"/>
    <w:rsid w:val="0098309F"/>
    <w:rsid w:val="00983E0C"/>
    <w:rsid w:val="009841F8"/>
    <w:rsid w:val="0098503A"/>
    <w:rsid w:val="009859AC"/>
    <w:rsid w:val="00985E74"/>
    <w:rsid w:val="00985E7C"/>
    <w:rsid w:val="00986A66"/>
    <w:rsid w:val="009873F1"/>
    <w:rsid w:val="009875FA"/>
    <w:rsid w:val="009876F2"/>
    <w:rsid w:val="00987A4E"/>
    <w:rsid w:val="00990412"/>
    <w:rsid w:val="00990644"/>
    <w:rsid w:val="00990948"/>
    <w:rsid w:val="009937B6"/>
    <w:rsid w:val="0099408B"/>
    <w:rsid w:val="0099465C"/>
    <w:rsid w:val="00994C30"/>
    <w:rsid w:val="00995083"/>
    <w:rsid w:val="00995366"/>
    <w:rsid w:val="009954C7"/>
    <w:rsid w:val="00995952"/>
    <w:rsid w:val="00995B9F"/>
    <w:rsid w:val="00995CC2"/>
    <w:rsid w:val="009962AB"/>
    <w:rsid w:val="0099645D"/>
    <w:rsid w:val="009967D1"/>
    <w:rsid w:val="00996B8A"/>
    <w:rsid w:val="009973DD"/>
    <w:rsid w:val="009A014C"/>
    <w:rsid w:val="009A29F0"/>
    <w:rsid w:val="009A38A8"/>
    <w:rsid w:val="009A3C04"/>
    <w:rsid w:val="009A3D1B"/>
    <w:rsid w:val="009A471C"/>
    <w:rsid w:val="009A5443"/>
    <w:rsid w:val="009A5577"/>
    <w:rsid w:val="009A5B17"/>
    <w:rsid w:val="009A5ECF"/>
    <w:rsid w:val="009A60AC"/>
    <w:rsid w:val="009A7099"/>
    <w:rsid w:val="009B0540"/>
    <w:rsid w:val="009B12ED"/>
    <w:rsid w:val="009B16D9"/>
    <w:rsid w:val="009B18A2"/>
    <w:rsid w:val="009B33D1"/>
    <w:rsid w:val="009B3770"/>
    <w:rsid w:val="009B3F06"/>
    <w:rsid w:val="009B434C"/>
    <w:rsid w:val="009B44F4"/>
    <w:rsid w:val="009B4FAB"/>
    <w:rsid w:val="009B5331"/>
    <w:rsid w:val="009B5618"/>
    <w:rsid w:val="009B5764"/>
    <w:rsid w:val="009B6085"/>
    <w:rsid w:val="009B6995"/>
    <w:rsid w:val="009B72B6"/>
    <w:rsid w:val="009B7548"/>
    <w:rsid w:val="009B7765"/>
    <w:rsid w:val="009C06B0"/>
    <w:rsid w:val="009C0BD9"/>
    <w:rsid w:val="009C13C6"/>
    <w:rsid w:val="009C14B8"/>
    <w:rsid w:val="009C1B85"/>
    <w:rsid w:val="009C29E0"/>
    <w:rsid w:val="009C2E8B"/>
    <w:rsid w:val="009C2F4B"/>
    <w:rsid w:val="009C533F"/>
    <w:rsid w:val="009C56FE"/>
    <w:rsid w:val="009C5B3B"/>
    <w:rsid w:val="009C60D2"/>
    <w:rsid w:val="009C7390"/>
    <w:rsid w:val="009C769F"/>
    <w:rsid w:val="009C7BD3"/>
    <w:rsid w:val="009C7FB1"/>
    <w:rsid w:val="009D1486"/>
    <w:rsid w:val="009D1AD2"/>
    <w:rsid w:val="009D24A0"/>
    <w:rsid w:val="009D33C8"/>
    <w:rsid w:val="009D34E7"/>
    <w:rsid w:val="009D40A4"/>
    <w:rsid w:val="009D44D4"/>
    <w:rsid w:val="009D6282"/>
    <w:rsid w:val="009D668C"/>
    <w:rsid w:val="009D692B"/>
    <w:rsid w:val="009D7B9A"/>
    <w:rsid w:val="009D7C6D"/>
    <w:rsid w:val="009D7D95"/>
    <w:rsid w:val="009D7E87"/>
    <w:rsid w:val="009E08D8"/>
    <w:rsid w:val="009E0ACA"/>
    <w:rsid w:val="009E1CF1"/>
    <w:rsid w:val="009E1EEF"/>
    <w:rsid w:val="009E3CF0"/>
    <w:rsid w:val="009E4F0B"/>
    <w:rsid w:val="009E597B"/>
    <w:rsid w:val="009E6EA5"/>
    <w:rsid w:val="009F081C"/>
    <w:rsid w:val="009F0963"/>
    <w:rsid w:val="009F0B18"/>
    <w:rsid w:val="009F17A0"/>
    <w:rsid w:val="009F1ED5"/>
    <w:rsid w:val="009F387A"/>
    <w:rsid w:val="009F3BCE"/>
    <w:rsid w:val="009F3D18"/>
    <w:rsid w:val="009F4586"/>
    <w:rsid w:val="009F506F"/>
    <w:rsid w:val="009F53E2"/>
    <w:rsid w:val="009F58AE"/>
    <w:rsid w:val="009F58FF"/>
    <w:rsid w:val="009F639D"/>
    <w:rsid w:val="00A0006B"/>
    <w:rsid w:val="00A00AEE"/>
    <w:rsid w:val="00A01546"/>
    <w:rsid w:val="00A01649"/>
    <w:rsid w:val="00A0184D"/>
    <w:rsid w:val="00A02395"/>
    <w:rsid w:val="00A02890"/>
    <w:rsid w:val="00A02A8F"/>
    <w:rsid w:val="00A02C57"/>
    <w:rsid w:val="00A02F4D"/>
    <w:rsid w:val="00A039A4"/>
    <w:rsid w:val="00A04601"/>
    <w:rsid w:val="00A04D52"/>
    <w:rsid w:val="00A06229"/>
    <w:rsid w:val="00A06A11"/>
    <w:rsid w:val="00A07854"/>
    <w:rsid w:val="00A07E0F"/>
    <w:rsid w:val="00A10437"/>
    <w:rsid w:val="00A1055B"/>
    <w:rsid w:val="00A10D97"/>
    <w:rsid w:val="00A10EA5"/>
    <w:rsid w:val="00A1137A"/>
    <w:rsid w:val="00A1184F"/>
    <w:rsid w:val="00A126BC"/>
    <w:rsid w:val="00A127A2"/>
    <w:rsid w:val="00A12AB3"/>
    <w:rsid w:val="00A12D46"/>
    <w:rsid w:val="00A12E41"/>
    <w:rsid w:val="00A12E65"/>
    <w:rsid w:val="00A13340"/>
    <w:rsid w:val="00A1362C"/>
    <w:rsid w:val="00A13829"/>
    <w:rsid w:val="00A1389A"/>
    <w:rsid w:val="00A13E78"/>
    <w:rsid w:val="00A14A13"/>
    <w:rsid w:val="00A1631C"/>
    <w:rsid w:val="00A17909"/>
    <w:rsid w:val="00A206B7"/>
    <w:rsid w:val="00A21321"/>
    <w:rsid w:val="00A214F9"/>
    <w:rsid w:val="00A21B32"/>
    <w:rsid w:val="00A21DF4"/>
    <w:rsid w:val="00A223FA"/>
    <w:rsid w:val="00A2262A"/>
    <w:rsid w:val="00A22DA4"/>
    <w:rsid w:val="00A22EC0"/>
    <w:rsid w:val="00A2305C"/>
    <w:rsid w:val="00A232A9"/>
    <w:rsid w:val="00A236A0"/>
    <w:rsid w:val="00A24481"/>
    <w:rsid w:val="00A251BA"/>
    <w:rsid w:val="00A256C7"/>
    <w:rsid w:val="00A26B4F"/>
    <w:rsid w:val="00A26F58"/>
    <w:rsid w:val="00A2778E"/>
    <w:rsid w:val="00A278B3"/>
    <w:rsid w:val="00A27FBB"/>
    <w:rsid w:val="00A27FF7"/>
    <w:rsid w:val="00A304C5"/>
    <w:rsid w:val="00A3587D"/>
    <w:rsid w:val="00A35FCD"/>
    <w:rsid w:val="00A364CD"/>
    <w:rsid w:val="00A36BD4"/>
    <w:rsid w:val="00A36F23"/>
    <w:rsid w:val="00A373B9"/>
    <w:rsid w:val="00A37B2E"/>
    <w:rsid w:val="00A3B7D9"/>
    <w:rsid w:val="00A409E2"/>
    <w:rsid w:val="00A40F0B"/>
    <w:rsid w:val="00A4192B"/>
    <w:rsid w:val="00A420F5"/>
    <w:rsid w:val="00A42F20"/>
    <w:rsid w:val="00A432F8"/>
    <w:rsid w:val="00A439FE"/>
    <w:rsid w:val="00A442D9"/>
    <w:rsid w:val="00A450AB"/>
    <w:rsid w:val="00A4588B"/>
    <w:rsid w:val="00A45A0B"/>
    <w:rsid w:val="00A46021"/>
    <w:rsid w:val="00A47005"/>
    <w:rsid w:val="00A47C70"/>
    <w:rsid w:val="00A51028"/>
    <w:rsid w:val="00A5124A"/>
    <w:rsid w:val="00A527E9"/>
    <w:rsid w:val="00A529DD"/>
    <w:rsid w:val="00A53498"/>
    <w:rsid w:val="00A537D7"/>
    <w:rsid w:val="00A540FA"/>
    <w:rsid w:val="00A55BC8"/>
    <w:rsid w:val="00A5651F"/>
    <w:rsid w:val="00A56C66"/>
    <w:rsid w:val="00A57232"/>
    <w:rsid w:val="00A57940"/>
    <w:rsid w:val="00A57ABD"/>
    <w:rsid w:val="00A57B0D"/>
    <w:rsid w:val="00A57CC6"/>
    <w:rsid w:val="00A6062D"/>
    <w:rsid w:val="00A609ED"/>
    <w:rsid w:val="00A60B17"/>
    <w:rsid w:val="00A63B14"/>
    <w:rsid w:val="00A646A7"/>
    <w:rsid w:val="00A6513A"/>
    <w:rsid w:val="00A65558"/>
    <w:rsid w:val="00A65D2A"/>
    <w:rsid w:val="00A669EF"/>
    <w:rsid w:val="00A672E9"/>
    <w:rsid w:val="00A67590"/>
    <w:rsid w:val="00A70036"/>
    <w:rsid w:val="00A7020F"/>
    <w:rsid w:val="00A7236D"/>
    <w:rsid w:val="00A740D8"/>
    <w:rsid w:val="00A7429A"/>
    <w:rsid w:val="00A75133"/>
    <w:rsid w:val="00A75BA9"/>
    <w:rsid w:val="00A76315"/>
    <w:rsid w:val="00A7725D"/>
    <w:rsid w:val="00A777D5"/>
    <w:rsid w:val="00A800DD"/>
    <w:rsid w:val="00A80D94"/>
    <w:rsid w:val="00A81207"/>
    <w:rsid w:val="00A819E7"/>
    <w:rsid w:val="00A81A89"/>
    <w:rsid w:val="00A81C39"/>
    <w:rsid w:val="00A83494"/>
    <w:rsid w:val="00A83991"/>
    <w:rsid w:val="00A84C12"/>
    <w:rsid w:val="00A84C29"/>
    <w:rsid w:val="00A858DB"/>
    <w:rsid w:val="00A87A02"/>
    <w:rsid w:val="00A90316"/>
    <w:rsid w:val="00A9080A"/>
    <w:rsid w:val="00A90B39"/>
    <w:rsid w:val="00A90C02"/>
    <w:rsid w:val="00A90CAB"/>
    <w:rsid w:val="00A91DC4"/>
    <w:rsid w:val="00A922E8"/>
    <w:rsid w:val="00A92C30"/>
    <w:rsid w:val="00A935BA"/>
    <w:rsid w:val="00A946C5"/>
    <w:rsid w:val="00A94798"/>
    <w:rsid w:val="00A94B1E"/>
    <w:rsid w:val="00A9509D"/>
    <w:rsid w:val="00A951B7"/>
    <w:rsid w:val="00A957E4"/>
    <w:rsid w:val="00A97008"/>
    <w:rsid w:val="00A97124"/>
    <w:rsid w:val="00AA072E"/>
    <w:rsid w:val="00AA0C83"/>
    <w:rsid w:val="00AA112D"/>
    <w:rsid w:val="00AA1784"/>
    <w:rsid w:val="00AA261A"/>
    <w:rsid w:val="00AA29EB"/>
    <w:rsid w:val="00AA2E7E"/>
    <w:rsid w:val="00AA3445"/>
    <w:rsid w:val="00AA4724"/>
    <w:rsid w:val="00AA4751"/>
    <w:rsid w:val="00AA4D21"/>
    <w:rsid w:val="00AA4E91"/>
    <w:rsid w:val="00AA55B3"/>
    <w:rsid w:val="00AA6618"/>
    <w:rsid w:val="00AB072D"/>
    <w:rsid w:val="00AB1135"/>
    <w:rsid w:val="00AB1AE3"/>
    <w:rsid w:val="00AB1B22"/>
    <w:rsid w:val="00AB1B48"/>
    <w:rsid w:val="00AB1FBD"/>
    <w:rsid w:val="00AB2699"/>
    <w:rsid w:val="00AB48F3"/>
    <w:rsid w:val="00AB53F9"/>
    <w:rsid w:val="00AB57B8"/>
    <w:rsid w:val="00AB6145"/>
    <w:rsid w:val="00AB6213"/>
    <w:rsid w:val="00AB77BE"/>
    <w:rsid w:val="00AC030C"/>
    <w:rsid w:val="00AC1D3A"/>
    <w:rsid w:val="00AC2253"/>
    <w:rsid w:val="00AC3A2C"/>
    <w:rsid w:val="00AC4049"/>
    <w:rsid w:val="00AC405D"/>
    <w:rsid w:val="00AC4123"/>
    <w:rsid w:val="00AC437B"/>
    <w:rsid w:val="00AC4AC1"/>
    <w:rsid w:val="00AC520C"/>
    <w:rsid w:val="00AC5522"/>
    <w:rsid w:val="00AC5BF0"/>
    <w:rsid w:val="00AC610A"/>
    <w:rsid w:val="00AC6B84"/>
    <w:rsid w:val="00AC722E"/>
    <w:rsid w:val="00AC7889"/>
    <w:rsid w:val="00AC795E"/>
    <w:rsid w:val="00AD0021"/>
    <w:rsid w:val="00AD065F"/>
    <w:rsid w:val="00AD081A"/>
    <w:rsid w:val="00AD1317"/>
    <w:rsid w:val="00AD13FA"/>
    <w:rsid w:val="00AD244E"/>
    <w:rsid w:val="00AD2C9E"/>
    <w:rsid w:val="00AD2DAC"/>
    <w:rsid w:val="00AD2E3E"/>
    <w:rsid w:val="00AD2FF7"/>
    <w:rsid w:val="00AD35C1"/>
    <w:rsid w:val="00AD4298"/>
    <w:rsid w:val="00AD66C4"/>
    <w:rsid w:val="00AE0292"/>
    <w:rsid w:val="00AE062A"/>
    <w:rsid w:val="00AE1654"/>
    <w:rsid w:val="00AE1753"/>
    <w:rsid w:val="00AE18CF"/>
    <w:rsid w:val="00AE1EEC"/>
    <w:rsid w:val="00AE21E2"/>
    <w:rsid w:val="00AE2920"/>
    <w:rsid w:val="00AE2DE7"/>
    <w:rsid w:val="00AE30BE"/>
    <w:rsid w:val="00AE3FDF"/>
    <w:rsid w:val="00AE50E2"/>
    <w:rsid w:val="00AE5428"/>
    <w:rsid w:val="00AE5E8D"/>
    <w:rsid w:val="00AE65DD"/>
    <w:rsid w:val="00AE66BE"/>
    <w:rsid w:val="00AE7743"/>
    <w:rsid w:val="00AE79F6"/>
    <w:rsid w:val="00AE7F49"/>
    <w:rsid w:val="00AF0232"/>
    <w:rsid w:val="00AF1E1A"/>
    <w:rsid w:val="00AF2E79"/>
    <w:rsid w:val="00AF2F9B"/>
    <w:rsid w:val="00AF37E6"/>
    <w:rsid w:val="00AF3933"/>
    <w:rsid w:val="00AF5B21"/>
    <w:rsid w:val="00AF5E8F"/>
    <w:rsid w:val="00AF6868"/>
    <w:rsid w:val="00AF68D9"/>
    <w:rsid w:val="00AF7683"/>
    <w:rsid w:val="00AF7A70"/>
    <w:rsid w:val="00B0060A"/>
    <w:rsid w:val="00B00D37"/>
    <w:rsid w:val="00B00F06"/>
    <w:rsid w:val="00B01672"/>
    <w:rsid w:val="00B017E9"/>
    <w:rsid w:val="00B02448"/>
    <w:rsid w:val="00B03295"/>
    <w:rsid w:val="00B03500"/>
    <w:rsid w:val="00B0458C"/>
    <w:rsid w:val="00B04FE8"/>
    <w:rsid w:val="00B05BFA"/>
    <w:rsid w:val="00B05C83"/>
    <w:rsid w:val="00B05D37"/>
    <w:rsid w:val="00B063E4"/>
    <w:rsid w:val="00B10072"/>
    <w:rsid w:val="00B10214"/>
    <w:rsid w:val="00B10695"/>
    <w:rsid w:val="00B10EF0"/>
    <w:rsid w:val="00B1112F"/>
    <w:rsid w:val="00B12377"/>
    <w:rsid w:val="00B12F6E"/>
    <w:rsid w:val="00B137A7"/>
    <w:rsid w:val="00B138B3"/>
    <w:rsid w:val="00B13A6C"/>
    <w:rsid w:val="00B15858"/>
    <w:rsid w:val="00B158CD"/>
    <w:rsid w:val="00B159A6"/>
    <w:rsid w:val="00B15C82"/>
    <w:rsid w:val="00B16426"/>
    <w:rsid w:val="00B16CD6"/>
    <w:rsid w:val="00B20080"/>
    <w:rsid w:val="00B20482"/>
    <w:rsid w:val="00B20695"/>
    <w:rsid w:val="00B20AD1"/>
    <w:rsid w:val="00B20C32"/>
    <w:rsid w:val="00B21211"/>
    <w:rsid w:val="00B21246"/>
    <w:rsid w:val="00B21494"/>
    <w:rsid w:val="00B21822"/>
    <w:rsid w:val="00B21BDE"/>
    <w:rsid w:val="00B22B22"/>
    <w:rsid w:val="00B22B68"/>
    <w:rsid w:val="00B22B79"/>
    <w:rsid w:val="00B244F1"/>
    <w:rsid w:val="00B248D4"/>
    <w:rsid w:val="00B252CD"/>
    <w:rsid w:val="00B25823"/>
    <w:rsid w:val="00B25901"/>
    <w:rsid w:val="00B2655D"/>
    <w:rsid w:val="00B30597"/>
    <w:rsid w:val="00B30A99"/>
    <w:rsid w:val="00B31B8F"/>
    <w:rsid w:val="00B31CD6"/>
    <w:rsid w:val="00B320D1"/>
    <w:rsid w:val="00B3294D"/>
    <w:rsid w:val="00B32D68"/>
    <w:rsid w:val="00B337C0"/>
    <w:rsid w:val="00B33C08"/>
    <w:rsid w:val="00B34C36"/>
    <w:rsid w:val="00B35597"/>
    <w:rsid w:val="00B359E7"/>
    <w:rsid w:val="00B35B67"/>
    <w:rsid w:val="00B361C1"/>
    <w:rsid w:val="00B366F5"/>
    <w:rsid w:val="00B3672F"/>
    <w:rsid w:val="00B374BD"/>
    <w:rsid w:val="00B408F8"/>
    <w:rsid w:val="00B40AC7"/>
    <w:rsid w:val="00B40B78"/>
    <w:rsid w:val="00B40C61"/>
    <w:rsid w:val="00B41B0A"/>
    <w:rsid w:val="00B41B48"/>
    <w:rsid w:val="00B432EF"/>
    <w:rsid w:val="00B433F0"/>
    <w:rsid w:val="00B43A48"/>
    <w:rsid w:val="00B43EAA"/>
    <w:rsid w:val="00B44397"/>
    <w:rsid w:val="00B44849"/>
    <w:rsid w:val="00B45598"/>
    <w:rsid w:val="00B458EB"/>
    <w:rsid w:val="00B45A3B"/>
    <w:rsid w:val="00B464C9"/>
    <w:rsid w:val="00B47A97"/>
    <w:rsid w:val="00B51B89"/>
    <w:rsid w:val="00B52F9F"/>
    <w:rsid w:val="00B531E5"/>
    <w:rsid w:val="00B5327F"/>
    <w:rsid w:val="00B533AE"/>
    <w:rsid w:val="00B5426F"/>
    <w:rsid w:val="00B54410"/>
    <w:rsid w:val="00B54570"/>
    <w:rsid w:val="00B5479F"/>
    <w:rsid w:val="00B5582F"/>
    <w:rsid w:val="00B55B28"/>
    <w:rsid w:val="00B55D29"/>
    <w:rsid w:val="00B569B4"/>
    <w:rsid w:val="00B56B04"/>
    <w:rsid w:val="00B5796C"/>
    <w:rsid w:val="00B57E11"/>
    <w:rsid w:val="00B603D7"/>
    <w:rsid w:val="00B60950"/>
    <w:rsid w:val="00B623F0"/>
    <w:rsid w:val="00B62D57"/>
    <w:rsid w:val="00B6343A"/>
    <w:rsid w:val="00B635E5"/>
    <w:rsid w:val="00B64007"/>
    <w:rsid w:val="00B644E5"/>
    <w:rsid w:val="00B64CAF"/>
    <w:rsid w:val="00B654B5"/>
    <w:rsid w:val="00B65B86"/>
    <w:rsid w:val="00B65E6C"/>
    <w:rsid w:val="00B660D2"/>
    <w:rsid w:val="00B66451"/>
    <w:rsid w:val="00B679AF"/>
    <w:rsid w:val="00B707B6"/>
    <w:rsid w:val="00B71745"/>
    <w:rsid w:val="00B7183F"/>
    <w:rsid w:val="00B72EE6"/>
    <w:rsid w:val="00B7321A"/>
    <w:rsid w:val="00B734E9"/>
    <w:rsid w:val="00B7387A"/>
    <w:rsid w:val="00B7428C"/>
    <w:rsid w:val="00B742BF"/>
    <w:rsid w:val="00B74439"/>
    <w:rsid w:val="00B74E86"/>
    <w:rsid w:val="00B75050"/>
    <w:rsid w:val="00B759BE"/>
    <w:rsid w:val="00B77653"/>
    <w:rsid w:val="00B77C9A"/>
    <w:rsid w:val="00B77D09"/>
    <w:rsid w:val="00B80440"/>
    <w:rsid w:val="00B81D0F"/>
    <w:rsid w:val="00B82318"/>
    <w:rsid w:val="00B82676"/>
    <w:rsid w:val="00B83775"/>
    <w:rsid w:val="00B84317"/>
    <w:rsid w:val="00B8493B"/>
    <w:rsid w:val="00B86224"/>
    <w:rsid w:val="00B86A7E"/>
    <w:rsid w:val="00B86B56"/>
    <w:rsid w:val="00B86EE7"/>
    <w:rsid w:val="00B87B11"/>
    <w:rsid w:val="00B87F1B"/>
    <w:rsid w:val="00B90217"/>
    <w:rsid w:val="00B90FC9"/>
    <w:rsid w:val="00B915C5"/>
    <w:rsid w:val="00B9272B"/>
    <w:rsid w:val="00B92E75"/>
    <w:rsid w:val="00B93274"/>
    <w:rsid w:val="00B93601"/>
    <w:rsid w:val="00B93808"/>
    <w:rsid w:val="00B93EFA"/>
    <w:rsid w:val="00B94604"/>
    <w:rsid w:val="00B94C41"/>
    <w:rsid w:val="00B95EC2"/>
    <w:rsid w:val="00B96242"/>
    <w:rsid w:val="00B96E9B"/>
    <w:rsid w:val="00BA0773"/>
    <w:rsid w:val="00BA18B1"/>
    <w:rsid w:val="00BA1CB8"/>
    <w:rsid w:val="00BA1F24"/>
    <w:rsid w:val="00BA2104"/>
    <w:rsid w:val="00BA264F"/>
    <w:rsid w:val="00BA2690"/>
    <w:rsid w:val="00BA39D3"/>
    <w:rsid w:val="00BA3DEC"/>
    <w:rsid w:val="00BA3F3B"/>
    <w:rsid w:val="00BA494D"/>
    <w:rsid w:val="00BA4A35"/>
    <w:rsid w:val="00BA5992"/>
    <w:rsid w:val="00BA6274"/>
    <w:rsid w:val="00BA628D"/>
    <w:rsid w:val="00BA65AD"/>
    <w:rsid w:val="00BA697E"/>
    <w:rsid w:val="00BB059D"/>
    <w:rsid w:val="00BB11FE"/>
    <w:rsid w:val="00BB123F"/>
    <w:rsid w:val="00BB1AA1"/>
    <w:rsid w:val="00BB20A8"/>
    <w:rsid w:val="00BB30A0"/>
    <w:rsid w:val="00BB3587"/>
    <w:rsid w:val="00BB3CC4"/>
    <w:rsid w:val="00BB4219"/>
    <w:rsid w:val="00BB5211"/>
    <w:rsid w:val="00BB5A86"/>
    <w:rsid w:val="00BB5BCF"/>
    <w:rsid w:val="00BB7511"/>
    <w:rsid w:val="00BB79B5"/>
    <w:rsid w:val="00BB7CB7"/>
    <w:rsid w:val="00BC03CC"/>
    <w:rsid w:val="00BC0487"/>
    <w:rsid w:val="00BC082A"/>
    <w:rsid w:val="00BC093C"/>
    <w:rsid w:val="00BC1760"/>
    <w:rsid w:val="00BC1CED"/>
    <w:rsid w:val="00BC23C5"/>
    <w:rsid w:val="00BC28E2"/>
    <w:rsid w:val="00BC341B"/>
    <w:rsid w:val="00BC3526"/>
    <w:rsid w:val="00BC3CB8"/>
    <w:rsid w:val="00BC40C9"/>
    <w:rsid w:val="00BC562F"/>
    <w:rsid w:val="00BC56DC"/>
    <w:rsid w:val="00BC5AFA"/>
    <w:rsid w:val="00BC603D"/>
    <w:rsid w:val="00BC6296"/>
    <w:rsid w:val="00BC6791"/>
    <w:rsid w:val="00BC745A"/>
    <w:rsid w:val="00BD059E"/>
    <w:rsid w:val="00BD08E9"/>
    <w:rsid w:val="00BD1700"/>
    <w:rsid w:val="00BD1D7C"/>
    <w:rsid w:val="00BD27A7"/>
    <w:rsid w:val="00BD2ED4"/>
    <w:rsid w:val="00BD3401"/>
    <w:rsid w:val="00BD566C"/>
    <w:rsid w:val="00BD5CE9"/>
    <w:rsid w:val="00BD6922"/>
    <w:rsid w:val="00BD7080"/>
    <w:rsid w:val="00BD77AB"/>
    <w:rsid w:val="00BD7880"/>
    <w:rsid w:val="00BD7AB4"/>
    <w:rsid w:val="00BE0646"/>
    <w:rsid w:val="00BE11D5"/>
    <w:rsid w:val="00BE1318"/>
    <w:rsid w:val="00BE1D38"/>
    <w:rsid w:val="00BE247E"/>
    <w:rsid w:val="00BE2770"/>
    <w:rsid w:val="00BE2B8B"/>
    <w:rsid w:val="00BE31CC"/>
    <w:rsid w:val="00BE3216"/>
    <w:rsid w:val="00BE337D"/>
    <w:rsid w:val="00BE39A0"/>
    <w:rsid w:val="00BE3F95"/>
    <w:rsid w:val="00BE4098"/>
    <w:rsid w:val="00BE6620"/>
    <w:rsid w:val="00BE6EC9"/>
    <w:rsid w:val="00BE778E"/>
    <w:rsid w:val="00BE77A6"/>
    <w:rsid w:val="00BE7930"/>
    <w:rsid w:val="00BF0E3D"/>
    <w:rsid w:val="00BF1280"/>
    <w:rsid w:val="00BF1949"/>
    <w:rsid w:val="00BF227F"/>
    <w:rsid w:val="00BF2572"/>
    <w:rsid w:val="00BF25C2"/>
    <w:rsid w:val="00BF462A"/>
    <w:rsid w:val="00BF4677"/>
    <w:rsid w:val="00BF4DA7"/>
    <w:rsid w:val="00BF50FA"/>
    <w:rsid w:val="00BF5168"/>
    <w:rsid w:val="00BF5E34"/>
    <w:rsid w:val="00BF6469"/>
    <w:rsid w:val="00BF6AD0"/>
    <w:rsid w:val="00BF7D99"/>
    <w:rsid w:val="00C00A22"/>
    <w:rsid w:val="00C01097"/>
    <w:rsid w:val="00C011AE"/>
    <w:rsid w:val="00C01ADF"/>
    <w:rsid w:val="00C02900"/>
    <w:rsid w:val="00C02D6A"/>
    <w:rsid w:val="00C02DC9"/>
    <w:rsid w:val="00C0418A"/>
    <w:rsid w:val="00C047BF"/>
    <w:rsid w:val="00C04B1E"/>
    <w:rsid w:val="00C052E5"/>
    <w:rsid w:val="00C0561A"/>
    <w:rsid w:val="00C05D64"/>
    <w:rsid w:val="00C06B1D"/>
    <w:rsid w:val="00C07216"/>
    <w:rsid w:val="00C075BA"/>
    <w:rsid w:val="00C07C1A"/>
    <w:rsid w:val="00C07DA8"/>
    <w:rsid w:val="00C07DCF"/>
    <w:rsid w:val="00C10C63"/>
    <w:rsid w:val="00C11064"/>
    <w:rsid w:val="00C1147B"/>
    <w:rsid w:val="00C11720"/>
    <w:rsid w:val="00C119C8"/>
    <w:rsid w:val="00C13879"/>
    <w:rsid w:val="00C13E0B"/>
    <w:rsid w:val="00C1434A"/>
    <w:rsid w:val="00C149E8"/>
    <w:rsid w:val="00C15A22"/>
    <w:rsid w:val="00C15B86"/>
    <w:rsid w:val="00C15BC1"/>
    <w:rsid w:val="00C16199"/>
    <w:rsid w:val="00C16953"/>
    <w:rsid w:val="00C17120"/>
    <w:rsid w:val="00C17651"/>
    <w:rsid w:val="00C21CAD"/>
    <w:rsid w:val="00C21EF3"/>
    <w:rsid w:val="00C22BA2"/>
    <w:rsid w:val="00C2300F"/>
    <w:rsid w:val="00C230F8"/>
    <w:rsid w:val="00C233D0"/>
    <w:rsid w:val="00C233D5"/>
    <w:rsid w:val="00C23692"/>
    <w:rsid w:val="00C2378F"/>
    <w:rsid w:val="00C23E0A"/>
    <w:rsid w:val="00C23E4F"/>
    <w:rsid w:val="00C240F9"/>
    <w:rsid w:val="00C24C19"/>
    <w:rsid w:val="00C2559B"/>
    <w:rsid w:val="00C257C7"/>
    <w:rsid w:val="00C25885"/>
    <w:rsid w:val="00C25B10"/>
    <w:rsid w:val="00C26ABB"/>
    <w:rsid w:val="00C26BE9"/>
    <w:rsid w:val="00C278A1"/>
    <w:rsid w:val="00C27DCC"/>
    <w:rsid w:val="00C302C4"/>
    <w:rsid w:val="00C30C44"/>
    <w:rsid w:val="00C3139F"/>
    <w:rsid w:val="00C321C6"/>
    <w:rsid w:val="00C3289B"/>
    <w:rsid w:val="00C328F1"/>
    <w:rsid w:val="00C32D4D"/>
    <w:rsid w:val="00C32DA2"/>
    <w:rsid w:val="00C33207"/>
    <w:rsid w:val="00C34859"/>
    <w:rsid w:val="00C349A7"/>
    <w:rsid w:val="00C35AF8"/>
    <w:rsid w:val="00C35C2A"/>
    <w:rsid w:val="00C35E58"/>
    <w:rsid w:val="00C3601E"/>
    <w:rsid w:val="00C3649E"/>
    <w:rsid w:val="00C36FD8"/>
    <w:rsid w:val="00C371D0"/>
    <w:rsid w:val="00C41FD7"/>
    <w:rsid w:val="00C4477F"/>
    <w:rsid w:val="00C44824"/>
    <w:rsid w:val="00C44A26"/>
    <w:rsid w:val="00C47F80"/>
    <w:rsid w:val="00C5010D"/>
    <w:rsid w:val="00C51402"/>
    <w:rsid w:val="00C52F0F"/>
    <w:rsid w:val="00C537C4"/>
    <w:rsid w:val="00C53824"/>
    <w:rsid w:val="00C55E75"/>
    <w:rsid w:val="00C55FAE"/>
    <w:rsid w:val="00C566E0"/>
    <w:rsid w:val="00C56808"/>
    <w:rsid w:val="00C56A5D"/>
    <w:rsid w:val="00C56B90"/>
    <w:rsid w:val="00C56F33"/>
    <w:rsid w:val="00C60B0A"/>
    <w:rsid w:val="00C60EF8"/>
    <w:rsid w:val="00C61823"/>
    <w:rsid w:val="00C62337"/>
    <w:rsid w:val="00C62ED6"/>
    <w:rsid w:val="00C63139"/>
    <w:rsid w:val="00C635E9"/>
    <w:rsid w:val="00C641A4"/>
    <w:rsid w:val="00C64441"/>
    <w:rsid w:val="00C64C9F"/>
    <w:rsid w:val="00C65958"/>
    <w:rsid w:val="00C659F0"/>
    <w:rsid w:val="00C65BA1"/>
    <w:rsid w:val="00C673F8"/>
    <w:rsid w:val="00C67518"/>
    <w:rsid w:val="00C67771"/>
    <w:rsid w:val="00C67ECB"/>
    <w:rsid w:val="00C702E7"/>
    <w:rsid w:val="00C706D8"/>
    <w:rsid w:val="00C70AC6"/>
    <w:rsid w:val="00C718AA"/>
    <w:rsid w:val="00C71B81"/>
    <w:rsid w:val="00C71CF8"/>
    <w:rsid w:val="00C72115"/>
    <w:rsid w:val="00C75475"/>
    <w:rsid w:val="00C754DE"/>
    <w:rsid w:val="00C759FF"/>
    <w:rsid w:val="00C76109"/>
    <w:rsid w:val="00C762A7"/>
    <w:rsid w:val="00C777FF"/>
    <w:rsid w:val="00C77953"/>
    <w:rsid w:val="00C77DD7"/>
    <w:rsid w:val="00C803EB"/>
    <w:rsid w:val="00C80A15"/>
    <w:rsid w:val="00C824CF"/>
    <w:rsid w:val="00C832DF"/>
    <w:rsid w:val="00C8334C"/>
    <w:rsid w:val="00C83CA9"/>
    <w:rsid w:val="00C850E6"/>
    <w:rsid w:val="00C856AF"/>
    <w:rsid w:val="00C858D0"/>
    <w:rsid w:val="00C865B6"/>
    <w:rsid w:val="00C8692E"/>
    <w:rsid w:val="00C86979"/>
    <w:rsid w:val="00C878B2"/>
    <w:rsid w:val="00C90A23"/>
    <w:rsid w:val="00C90AB9"/>
    <w:rsid w:val="00C90E32"/>
    <w:rsid w:val="00C917FE"/>
    <w:rsid w:val="00C91AA1"/>
    <w:rsid w:val="00C920CB"/>
    <w:rsid w:val="00C926C0"/>
    <w:rsid w:val="00C92C93"/>
    <w:rsid w:val="00C939F6"/>
    <w:rsid w:val="00C93F12"/>
    <w:rsid w:val="00C9438D"/>
    <w:rsid w:val="00C9496B"/>
    <w:rsid w:val="00C94ED4"/>
    <w:rsid w:val="00C96186"/>
    <w:rsid w:val="00C961B5"/>
    <w:rsid w:val="00C965D4"/>
    <w:rsid w:val="00C9692A"/>
    <w:rsid w:val="00C96AFF"/>
    <w:rsid w:val="00C96CFE"/>
    <w:rsid w:val="00C96E4F"/>
    <w:rsid w:val="00CA0390"/>
    <w:rsid w:val="00CA0461"/>
    <w:rsid w:val="00CA0EAB"/>
    <w:rsid w:val="00CA13E0"/>
    <w:rsid w:val="00CA15C6"/>
    <w:rsid w:val="00CA20C3"/>
    <w:rsid w:val="00CA237D"/>
    <w:rsid w:val="00CA3966"/>
    <w:rsid w:val="00CA3CC4"/>
    <w:rsid w:val="00CA4267"/>
    <w:rsid w:val="00CA4456"/>
    <w:rsid w:val="00CA4D89"/>
    <w:rsid w:val="00CA4EF8"/>
    <w:rsid w:val="00CA4F78"/>
    <w:rsid w:val="00CA5469"/>
    <w:rsid w:val="00CA5700"/>
    <w:rsid w:val="00CA5B4B"/>
    <w:rsid w:val="00CA5CC3"/>
    <w:rsid w:val="00CA61B1"/>
    <w:rsid w:val="00CA6B68"/>
    <w:rsid w:val="00CA6CD2"/>
    <w:rsid w:val="00CA760F"/>
    <w:rsid w:val="00CA7866"/>
    <w:rsid w:val="00CA7C2E"/>
    <w:rsid w:val="00CB009A"/>
    <w:rsid w:val="00CB03A8"/>
    <w:rsid w:val="00CB146A"/>
    <w:rsid w:val="00CB2EA4"/>
    <w:rsid w:val="00CB334F"/>
    <w:rsid w:val="00CB411C"/>
    <w:rsid w:val="00CB5079"/>
    <w:rsid w:val="00CB558A"/>
    <w:rsid w:val="00CB5A96"/>
    <w:rsid w:val="00CB62C0"/>
    <w:rsid w:val="00CB71B8"/>
    <w:rsid w:val="00CB736A"/>
    <w:rsid w:val="00CB7821"/>
    <w:rsid w:val="00CC06A4"/>
    <w:rsid w:val="00CC27C4"/>
    <w:rsid w:val="00CC28A0"/>
    <w:rsid w:val="00CC2D39"/>
    <w:rsid w:val="00CC328B"/>
    <w:rsid w:val="00CC3D44"/>
    <w:rsid w:val="00CC3EF0"/>
    <w:rsid w:val="00CC3FE1"/>
    <w:rsid w:val="00CC4DF6"/>
    <w:rsid w:val="00CC5BCB"/>
    <w:rsid w:val="00CC60A5"/>
    <w:rsid w:val="00CC695F"/>
    <w:rsid w:val="00CC70AD"/>
    <w:rsid w:val="00CC7CCF"/>
    <w:rsid w:val="00CC7EED"/>
    <w:rsid w:val="00CD0132"/>
    <w:rsid w:val="00CD09A9"/>
    <w:rsid w:val="00CD09CA"/>
    <w:rsid w:val="00CD2079"/>
    <w:rsid w:val="00CD29AC"/>
    <w:rsid w:val="00CD34AA"/>
    <w:rsid w:val="00CD3B05"/>
    <w:rsid w:val="00CD43A2"/>
    <w:rsid w:val="00CD4C48"/>
    <w:rsid w:val="00CD54CB"/>
    <w:rsid w:val="00CD5DD2"/>
    <w:rsid w:val="00CD601E"/>
    <w:rsid w:val="00CD756B"/>
    <w:rsid w:val="00CD7A02"/>
    <w:rsid w:val="00CE043A"/>
    <w:rsid w:val="00CE12AA"/>
    <w:rsid w:val="00CE141A"/>
    <w:rsid w:val="00CE19C1"/>
    <w:rsid w:val="00CE1FC8"/>
    <w:rsid w:val="00CE2686"/>
    <w:rsid w:val="00CE2D72"/>
    <w:rsid w:val="00CE37D9"/>
    <w:rsid w:val="00CE3DA3"/>
    <w:rsid w:val="00CE48CC"/>
    <w:rsid w:val="00CE48F7"/>
    <w:rsid w:val="00CE4D8C"/>
    <w:rsid w:val="00CE4EC2"/>
    <w:rsid w:val="00CE50D5"/>
    <w:rsid w:val="00CE59C5"/>
    <w:rsid w:val="00CE5A50"/>
    <w:rsid w:val="00CE5AD4"/>
    <w:rsid w:val="00CE5D7A"/>
    <w:rsid w:val="00CE6716"/>
    <w:rsid w:val="00CE683F"/>
    <w:rsid w:val="00CE7292"/>
    <w:rsid w:val="00CE77CB"/>
    <w:rsid w:val="00CE78C2"/>
    <w:rsid w:val="00CF0B8A"/>
    <w:rsid w:val="00CF12B1"/>
    <w:rsid w:val="00CF13C1"/>
    <w:rsid w:val="00CF148E"/>
    <w:rsid w:val="00CF1922"/>
    <w:rsid w:val="00CF20F6"/>
    <w:rsid w:val="00CF3F93"/>
    <w:rsid w:val="00CF46DD"/>
    <w:rsid w:val="00CF48BB"/>
    <w:rsid w:val="00CF4A22"/>
    <w:rsid w:val="00CF5326"/>
    <w:rsid w:val="00CF585F"/>
    <w:rsid w:val="00CF5FE1"/>
    <w:rsid w:val="00CF6AB6"/>
    <w:rsid w:val="00CF6CCA"/>
    <w:rsid w:val="00CF6E36"/>
    <w:rsid w:val="00CF7360"/>
    <w:rsid w:val="00CF765F"/>
    <w:rsid w:val="00CF76B9"/>
    <w:rsid w:val="00D002FC"/>
    <w:rsid w:val="00D00556"/>
    <w:rsid w:val="00D00B2E"/>
    <w:rsid w:val="00D01176"/>
    <w:rsid w:val="00D01690"/>
    <w:rsid w:val="00D017D6"/>
    <w:rsid w:val="00D019D7"/>
    <w:rsid w:val="00D02939"/>
    <w:rsid w:val="00D02CB3"/>
    <w:rsid w:val="00D038DA"/>
    <w:rsid w:val="00D03B2A"/>
    <w:rsid w:val="00D03E12"/>
    <w:rsid w:val="00D03EA7"/>
    <w:rsid w:val="00D04043"/>
    <w:rsid w:val="00D04311"/>
    <w:rsid w:val="00D04796"/>
    <w:rsid w:val="00D04D05"/>
    <w:rsid w:val="00D055E3"/>
    <w:rsid w:val="00D05EA9"/>
    <w:rsid w:val="00D066A3"/>
    <w:rsid w:val="00D06AE3"/>
    <w:rsid w:val="00D06EB6"/>
    <w:rsid w:val="00D077E4"/>
    <w:rsid w:val="00D10F2D"/>
    <w:rsid w:val="00D11884"/>
    <w:rsid w:val="00D120A3"/>
    <w:rsid w:val="00D12729"/>
    <w:rsid w:val="00D13249"/>
    <w:rsid w:val="00D1344C"/>
    <w:rsid w:val="00D138BB"/>
    <w:rsid w:val="00D14501"/>
    <w:rsid w:val="00D15977"/>
    <w:rsid w:val="00D16CE3"/>
    <w:rsid w:val="00D16E4A"/>
    <w:rsid w:val="00D16E8D"/>
    <w:rsid w:val="00D175A1"/>
    <w:rsid w:val="00D17DAD"/>
    <w:rsid w:val="00D20519"/>
    <w:rsid w:val="00D20BA1"/>
    <w:rsid w:val="00D21312"/>
    <w:rsid w:val="00D21856"/>
    <w:rsid w:val="00D2192F"/>
    <w:rsid w:val="00D21E47"/>
    <w:rsid w:val="00D22511"/>
    <w:rsid w:val="00D230F2"/>
    <w:rsid w:val="00D231E0"/>
    <w:rsid w:val="00D244FB"/>
    <w:rsid w:val="00D24559"/>
    <w:rsid w:val="00D25977"/>
    <w:rsid w:val="00D25CC6"/>
    <w:rsid w:val="00D2621D"/>
    <w:rsid w:val="00D26773"/>
    <w:rsid w:val="00D27427"/>
    <w:rsid w:val="00D27751"/>
    <w:rsid w:val="00D27E8C"/>
    <w:rsid w:val="00D30FCD"/>
    <w:rsid w:val="00D3214E"/>
    <w:rsid w:val="00D325E1"/>
    <w:rsid w:val="00D340F2"/>
    <w:rsid w:val="00D35B09"/>
    <w:rsid w:val="00D363AC"/>
    <w:rsid w:val="00D40250"/>
    <w:rsid w:val="00D41F34"/>
    <w:rsid w:val="00D42012"/>
    <w:rsid w:val="00D42777"/>
    <w:rsid w:val="00D42A62"/>
    <w:rsid w:val="00D42F3C"/>
    <w:rsid w:val="00D43688"/>
    <w:rsid w:val="00D44852"/>
    <w:rsid w:val="00D457B3"/>
    <w:rsid w:val="00D45BF4"/>
    <w:rsid w:val="00D46103"/>
    <w:rsid w:val="00D47D14"/>
    <w:rsid w:val="00D47FC0"/>
    <w:rsid w:val="00D50CA9"/>
    <w:rsid w:val="00D51393"/>
    <w:rsid w:val="00D51B2D"/>
    <w:rsid w:val="00D52814"/>
    <w:rsid w:val="00D52C91"/>
    <w:rsid w:val="00D533CC"/>
    <w:rsid w:val="00D53916"/>
    <w:rsid w:val="00D53B13"/>
    <w:rsid w:val="00D542ED"/>
    <w:rsid w:val="00D54492"/>
    <w:rsid w:val="00D55E4C"/>
    <w:rsid w:val="00D5626B"/>
    <w:rsid w:val="00D5733C"/>
    <w:rsid w:val="00D57CC8"/>
    <w:rsid w:val="00D60634"/>
    <w:rsid w:val="00D608FC"/>
    <w:rsid w:val="00D61208"/>
    <w:rsid w:val="00D61C3A"/>
    <w:rsid w:val="00D62183"/>
    <w:rsid w:val="00D63C2F"/>
    <w:rsid w:val="00D64259"/>
    <w:rsid w:val="00D64957"/>
    <w:rsid w:val="00D64DAC"/>
    <w:rsid w:val="00D64F65"/>
    <w:rsid w:val="00D667FF"/>
    <w:rsid w:val="00D67A44"/>
    <w:rsid w:val="00D72E17"/>
    <w:rsid w:val="00D73177"/>
    <w:rsid w:val="00D73298"/>
    <w:rsid w:val="00D7345F"/>
    <w:rsid w:val="00D74F4E"/>
    <w:rsid w:val="00D755EE"/>
    <w:rsid w:val="00D75976"/>
    <w:rsid w:val="00D760EE"/>
    <w:rsid w:val="00D762D1"/>
    <w:rsid w:val="00D764C0"/>
    <w:rsid w:val="00D767AB"/>
    <w:rsid w:val="00D7711C"/>
    <w:rsid w:val="00D77674"/>
    <w:rsid w:val="00D77FF5"/>
    <w:rsid w:val="00D807EE"/>
    <w:rsid w:val="00D80A3C"/>
    <w:rsid w:val="00D8105E"/>
    <w:rsid w:val="00D81C17"/>
    <w:rsid w:val="00D81FD2"/>
    <w:rsid w:val="00D82291"/>
    <w:rsid w:val="00D82321"/>
    <w:rsid w:val="00D8240C"/>
    <w:rsid w:val="00D82A19"/>
    <w:rsid w:val="00D844A9"/>
    <w:rsid w:val="00D8476E"/>
    <w:rsid w:val="00D847D8"/>
    <w:rsid w:val="00D84A39"/>
    <w:rsid w:val="00D854A2"/>
    <w:rsid w:val="00D862F9"/>
    <w:rsid w:val="00D87188"/>
    <w:rsid w:val="00D87599"/>
    <w:rsid w:val="00D87ED1"/>
    <w:rsid w:val="00D87F48"/>
    <w:rsid w:val="00D87F94"/>
    <w:rsid w:val="00D903B1"/>
    <w:rsid w:val="00D907FC"/>
    <w:rsid w:val="00D91E9B"/>
    <w:rsid w:val="00D92164"/>
    <w:rsid w:val="00D93CC5"/>
    <w:rsid w:val="00D93EE1"/>
    <w:rsid w:val="00D94098"/>
    <w:rsid w:val="00D95737"/>
    <w:rsid w:val="00D95B99"/>
    <w:rsid w:val="00D97B87"/>
    <w:rsid w:val="00DA047A"/>
    <w:rsid w:val="00DA06F5"/>
    <w:rsid w:val="00DA0C7C"/>
    <w:rsid w:val="00DA0E7C"/>
    <w:rsid w:val="00DA0F52"/>
    <w:rsid w:val="00DA0F6E"/>
    <w:rsid w:val="00DA116B"/>
    <w:rsid w:val="00DA11F4"/>
    <w:rsid w:val="00DA1251"/>
    <w:rsid w:val="00DA1E16"/>
    <w:rsid w:val="00DA3CAB"/>
    <w:rsid w:val="00DA3D2E"/>
    <w:rsid w:val="00DA547D"/>
    <w:rsid w:val="00DB0F9C"/>
    <w:rsid w:val="00DB1EC9"/>
    <w:rsid w:val="00DB2449"/>
    <w:rsid w:val="00DB2619"/>
    <w:rsid w:val="00DB2F5A"/>
    <w:rsid w:val="00DB5606"/>
    <w:rsid w:val="00DB57AD"/>
    <w:rsid w:val="00DB76A3"/>
    <w:rsid w:val="00DB7DEC"/>
    <w:rsid w:val="00DC00FF"/>
    <w:rsid w:val="00DC011A"/>
    <w:rsid w:val="00DC312A"/>
    <w:rsid w:val="00DC3301"/>
    <w:rsid w:val="00DC392C"/>
    <w:rsid w:val="00DC3937"/>
    <w:rsid w:val="00DC3A56"/>
    <w:rsid w:val="00DC3EFD"/>
    <w:rsid w:val="00DC4FBC"/>
    <w:rsid w:val="00DC564C"/>
    <w:rsid w:val="00DC57E7"/>
    <w:rsid w:val="00DC5A97"/>
    <w:rsid w:val="00DC5C2D"/>
    <w:rsid w:val="00DC6471"/>
    <w:rsid w:val="00DC71A8"/>
    <w:rsid w:val="00DC757A"/>
    <w:rsid w:val="00DC7885"/>
    <w:rsid w:val="00DC78D7"/>
    <w:rsid w:val="00DD00E9"/>
    <w:rsid w:val="00DD0BD8"/>
    <w:rsid w:val="00DD0EE1"/>
    <w:rsid w:val="00DD1E89"/>
    <w:rsid w:val="00DD206A"/>
    <w:rsid w:val="00DD2335"/>
    <w:rsid w:val="00DD26A4"/>
    <w:rsid w:val="00DD2C3C"/>
    <w:rsid w:val="00DD36B7"/>
    <w:rsid w:val="00DD36F5"/>
    <w:rsid w:val="00DD38B4"/>
    <w:rsid w:val="00DD4CFF"/>
    <w:rsid w:val="00DD4E07"/>
    <w:rsid w:val="00DD6906"/>
    <w:rsid w:val="00DE09EF"/>
    <w:rsid w:val="00DE0A84"/>
    <w:rsid w:val="00DE155C"/>
    <w:rsid w:val="00DE15E1"/>
    <w:rsid w:val="00DE1E0C"/>
    <w:rsid w:val="00DE1EBD"/>
    <w:rsid w:val="00DE2689"/>
    <w:rsid w:val="00DE5BA0"/>
    <w:rsid w:val="00DE5D8A"/>
    <w:rsid w:val="00DE5E73"/>
    <w:rsid w:val="00DE6136"/>
    <w:rsid w:val="00DE6AC2"/>
    <w:rsid w:val="00DE6B73"/>
    <w:rsid w:val="00DE6BE3"/>
    <w:rsid w:val="00DE6DE4"/>
    <w:rsid w:val="00DF29E9"/>
    <w:rsid w:val="00DF3295"/>
    <w:rsid w:val="00DF334D"/>
    <w:rsid w:val="00DF3AC1"/>
    <w:rsid w:val="00DF4600"/>
    <w:rsid w:val="00DF490E"/>
    <w:rsid w:val="00DF5491"/>
    <w:rsid w:val="00DF5811"/>
    <w:rsid w:val="00DF602B"/>
    <w:rsid w:val="00DF6436"/>
    <w:rsid w:val="00DF68F2"/>
    <w:rsid w:val="00DF7807"/>
    <w:rsid w:val="00DF7C1C"/>
    <w:rsid w:val="00E0049E"/>
    <w:rsid w:val="00E0282B"/>
    <w:rsid w:val="00E03264"/>
    <w:rsid w:val="00E03906"/>
    <w:rsid w:val="00E03B58"/>
    <w:rsid w:val="00E04274"/>
    <w:rsid w:val="00E0432F"/>
    <w:rsid w:val="00E04D2B"/>
    <w:rsid w:val="00E05EF4"/>
    <w:rsid w:val="00E064C9"/>
    <w:rsid w:val="00E06809"/>
    <w:rsid w:val="00E06D47"/>
    <w:rsid w:val="00E06DDE"/>
    <w:rsid w:val="00E07A9D"/>
    <w:rsid w:val="00E07DF7"/>
    <w:rsid w:val="00E100A8"/>
    <w:rsid w:val="00E10F77"/>
    <w:rsid w:val="00E13127"/>
    <w:rsid w:val="00E133FE"/>
    <w:rsid w:val="00E13874"/>
    <w:rsid w:val="00E14509"/>
    <w:rsid w:val="00E14F6B"/>
    <w:rsid w:val="00E15635"/>
    <w:rsid w:val="00E1568C"/>
    <w:rsid w:val="00E16096"/>
    <w:rsid w:val="00E1618B"/>
    <w:rsid w:val="00E168CE"/>
    <w:rsid w:val="00E17645"/>
    <w:rsid w:val="00E177D5"/>
    <w:rsid w:val="00E201C2"/>
    <w:rsid w:val="00E202CE"/>
    <w:rsid w:val="00E2098E"/>
    <w:rsid w:val="00E20E86"/>
    <w:rsid w:val="00E2100E"/>
    <w:rsid w:val="00E21464"/>
    <w:rsid w:val="00E21747"/>
    <w:rsid w:val="00E21D94"/>
    <w:rsid w:val="00E21FC2"/>
    <w:rsid w:val="00E22E3E"/>
    <w:rsid w:val="00E23168"/>
    <w:rsid w:val="00E23F3A"/>
    <w:rsid w:val="00E2464B"/>
    <w:rsid w:val="00E24CC0"/>
    <w:rsid w:val="00E24E49"/>
    <w:rsid w:val="00E25967"/>
    <w:rsid w:val="00E262E3"/>
    <w:rsid w:val="00E2630E"/>
    <w:rsid w:val="00E30613"/>
    <w:rsid w:val="00E30922"/>
    <w:rsid w:val="00E30DA0"/>
    <w:rsid w:val="00E311B7"/>
    <w:rsid w:val="00E32E46"/>
    <w:rsid w:val="00E33620"/>
    <w:rsid w:val="00E35A33"/>
    <w:rsid w:val="00E35B6E"/>
    <w:rsid w:val="00E36155"/>
    <w:rsid w:val="00E3650B"/>
    <w:rsid w:val="00E36995"/>
    <w:rsid w:val="00E37AC3"/>
    <w:rsid w:val="00E37B7B"/>
    <w:rsid w:val="00E40DF5"/>
    <w:rsid w:val="00E413A3"/>
    <w:rsid w:val="00E41F0F"/>
    <w:rsid w:val="00E42085"/>
    <w:rsid w:val="00E4213F"/>
    <w:rsid w:val="00E4230E"/>
    <w:rsid w:val="00E4265C"/>
    <w:rsid w:val="00E427D5"/>
    <w:rsid w:val="00E43965"/>
    <w:rsid w:val="00E47354"/>
    <w:rsid w:val="00E47DBE"/>
    <w:rsid w:val="00E5011D"/>
    <w:rsid w:val="00E50130"/>
    <w:rsid w:val="00E50C0B"/>
    <w:rsid w:val="00E5140F"/>
    <w:rsid w:val="00E51E8C"/>
    <w:rsid w:val="00E51F8E"/>
    <w:rsid w:val="00E5449A"/>
    <w:rsid w:val="00E54514"/>
    <w:rsid w:val="00E54D73"/>
    <w:rsid w:val="00E5585F"/>
    <w:rsid w:val="00E558F3"/>
    <w:rsid w:val="00E56009"/>
    <w:rsid w:val="00E56387"/>
    <w:rsid w:val="00E56F30"/>
    <w:rsid w:val="00E570CF"/>
    <w:rsid w:val="00E6145E"/>
    <w:rsid w:val="00E625E7"/>
    <w:rsid w:val="00E62A8C"/>
    <w:rsid w:val="00E62B72"/>
    <w:rsid w:val="00E63831"/>
    <w:rsid w:val="00E6386B"/>
    <w:rsid w:val="00E64372"/>
    <w:rsid w:val="00E6445C"/>
    <w:rsid w:val="00E64EBA"/>
    <w:rsid w:val="00E65210"/>
    <w:rsid w:val="00E65517"/>
    <w:rsid w:val="00E6562E"/>
    <w:rsid w:val="00E65882"/>
    <w:rsid w:val="00E6595B"/>
    <w:rsid w:val="00E65C58"/>
    <w:rsid w:val="00E66CCE"/>
    <w:rsid w:val="00E67E49"/>
    <w:rsid w:val="00E704C6"/>
    <w:rsid w:val="00E70B6C"/>
    <w:rsid w:val="00E70C97"/>
    <w:rsid w:val="00E7121F"/>
    <w:rsid w:val="00E71331"/>
    <w:rsid w:val="00E7164A"/>
    <w:rsid w:val="00E72645"/>
    <w:rsid w:val="00E728B4"/>
    <w:rsid w:val="00E72ECB"/>
    <w:rsid w:val="00E73113"/>
    <w:rsid w:val="00E7415A"/>
    <w:rsid w:val="00E741D1"/>
    <w:rsid w:val="00E752B1"/>
    <w:rsid w:val="00E75340"/>
    <w:rsid w:val="00E76F75"/>
    <w:rsid w:val="00E77CA1"/>
    <w:rsid w:val="00E80706"/>
    <w:rsid w:val="00E81246"/>
    <w:rsid w:val="00E81CED"/>
    <w:rsid w:val="00E82CA3"/>
    <w:rsid w:val="00E82F68"/>
    <w:rsid w:val="00E846E9"/>
    <w:rsid w:val="00E84BF6"/>
    <w:rsid w:val="00E84E2A"/>
    <w:rsid w:val="00E878B1"/>
    <w:rsid w:val="00E87EBD"/>
    <w:rsid w:val="00E9083C"/>
    <w:rsid w:val="00E911F7"/>
    <w:rsid w:val="00E921B9"/>
    <w:rsid w:val="00E9236D"/>
    <w:rsid w:val="00E93C3E"/>
    <w:rsid w:val="00E93D5B"/>
    <w:rsid w:val="00E93DD3"/>
    <w:rsid w:val="00E9406D"/>
    <w:rsid w:val="00E94C11"/>
    <w:rsid w:val="00E94F15"/>
    <w:rsid w:val="00E9540C"/>
    <w:rsid w:val="00E9595E"/>
    <w:rsid w:val="00E97891"/>
    <w:rsid w:val="00EA21B7"/>
    <w:rsid w:val="00EA2248"/>
    <w:rsid w:val="00EA34E4"/>
    <w:rsid w:val="00EA37C6"/>
    <w:rsid w:val="00EA4291"/>
    <w:rsid w:val="00EA4AA3"/>
    <w:rsid w:val="00EA504C"/>
    <w:rsid w:val="00EA5230"/>
    <w:rsid w:val="00EA57FE"/>
    <w:rsid w:val="00EA5B33"/>
    <w:rsid w:val="00EA674A"/>
    <w:rsid w:val="00EA6E20"/>
    <w:rsid w:val="00EA7B12"/>
    <w:rsid w:val="00EB0820"/>
    <w:rsid w:val="00EB136E"/>
    <w:rsid w:val="00EB18E0"/>
    <w:rsid w:val="00EB21EE"/>
    <w:rsid w:val="00EB3207"/>
    <w:rsid w:val="00EB37DC"/>
    <w:rsid w:val="00EB56FC"/>
    <w:rsid w:val="00EB61DF"/>
    <w:rsid w:val="00EB63DB"/>
    <w:rsid w:val="00EB688E"/>
    <w:rsid w:val="00EB72EB"/>
    <w:rsid w:val="00EB7309"/>
    <w:rsid w:val="00EB7EB8"/>
    <w:rsid w:val="00EC061D"/>
    <w:rsid w:val="00EC0EC2"/>
    <w:rsid w:val="00EC179E"/>
    <w:rsid w:val="00EC27FE"/>
    <w:rsid w:val="00EC2919"/>
    <w:rsid w:val="00EC2CA0"/>
    <w:rsid w:val="00EC339B"/>
    <w:rsid w:val="00EC3726"/>
    <w:rsid w:val="00EC4130"/>
    <w:rsid w:val="00EC4230"/>
    <w:rsid w:val="00EC4806"/>
    <w:rsid w:val="00EC482C"/>
    <w:rsid w:val="00EC52FF"/>
    <w:rsid w:val="00EC5489"/>
    <w:rsid w:val="00EC5B42"/>
    <w:rsid w:val="00EC5EAF"/>
    <w:rsid w:val="00EC65CF"/>
    <w:rsid w:val="00EC7046"/>
    <w:rsid w:val="00EC747A"/>
    <w:rsid w:val="00EC7C84"/>
    <w:rsid w:val="00EC7FA2"/>
    <w:rsid w:val="00ED04C0"/>
    <w:rsid w:val="00ED1046"/>
    <w:rsid w:val="00ED14E6"/>
    <w:rsid w:val="00ED1616"/>
    <w:rsid w:val="00ED1DB9"/>
    <w:rsid w:val="00ED227A"/>
    <w:rsid w:val="00ED228B"/>
    <w:rsid w:val="00ED2400"/>
    <w:rsid w:val="00ED3108"/>
    <w:rsid w:val="00ED34E7"/>
    <w:rsid w:val="00ED3E3E"/>
    <w:rsid w:val="00ED42B1"/>
    <w:rsid w:val="00ED47E3"/>
    <w:rsid w:val="00ED528D"/>
    <w:rsid w:val="00ED7044"/>
    <w:rsid w:val="00ED7733"/>
    <w:rsid w:val="00EE1099"/>
    <w:rsid w:val="00EE1C1F"/>
    <w:rsid w:val="00EE2259"/>
    <w:rsid w:val="00EE313E"/>
    <w:rsid w:val="00EE3427"/>
    <w:rsid w:val="00EE3D6D"/>
    <w:rsid w:val="00EE3F0B"/>
    <w:rsid w:val="00EE4A16"/>
    <w:rsid w:val="00EE5319"/>
    <w:rsid w:val="00EE6CCB"/>
    <w:rsid w:val="00EE6CD9"/>
    <w:rsid w:val="00EE7098"/>
    <w:rsid w:val="00EE73B6"/>
    <w:rsid w:val="00EE77A5"/>
    <w:rsid w:val="00EF0A7B"/>
    <w:rsid w:val="00EF0C4C"/>
    <w:rsid w:val="00EF12B0"/>
    <w:rsid w:val="00EF2511"/>
    <w:rsid w:val="00EF3090"/>
    <w:rsid w:val="00EF3D7C"/>
    <w:rsid w:val="00EF3FA4"/>
    <w:rsid w:val="00EF456C"/>
    <w:rsid w:val="00EF4868"/>
    <w:rsid w:val="00EF5318"/>
    <w:rsid w:val="00EF5580"/>
    <w:rsid w:val="00EF705D"/>
    <w:rsid w:val="00F01173"/>
    <w:rsid w:val="00F0132D"/>
    <w:rsid w:val="00F0149A"/>
    <w:rsid w:val="00F016EC"/>
    <w:rsid w:val="00F018AF"/>
    <w:rsid w:val="00F0455A"/>
    <w:rsid w:val="00F04568"/>
    <w:rsid w:val="00F046AE"/>
    <w:rsid w:val="00F04DF9"/>
    <w:rsid w:val="00F05199"/>
    <w:rsid w:val="00F05880"/>
    <w:rsid w:val="00F05A4C"/>
    <w:rsid w:val="00F05A85"/>
    <w:rsid w:val="00F05F62"/>
    <w:rsid w:val="00F0655E"/>
    <w:rsid w:val="00F06C27"/>
    <w:rsid w:val="00F07705"/>
    <w:rsid w:val="00F07E64"/>
    <w:rsid w:val="00F11013"/>
    <w:rsid w:val="00F12CE3"/>
    <w:rsid w:val="00F13284"/>
    <w:rsid w:val="00F13D2F"/>
    <w:rsid w:val="00F13D80"/>
    <w:rsid w:val="00F145D3"/>
    <w:rsid w:val="00F14760"/>
    <w:rsid w:val="00F15063"/>
    <w:rsid w:val="00F151E2"/>
    <w:rsid w:val="00F158D8"/>
    <w:rsid w:val="00F16130"/>
    <w:rsid w:val="00F167DF"/>
    <w:rsid w:val="00F168E6"/>
    <w:rsid w:val="00F17BC7"/>
    <w:rsid w:val="00F17E9A"/>
    <w:rsid w:val="00F22C4C"/>
    <w:rsid w:val="00F22F27"/>
    <w:rsid w:val="00F23599"/>
    <w:rsid w:val="00F2515F"/>
    <w:rsid w:val="00F25474"/>
    <w:rsid w:val="00F258F0"/>
    <w:rsid w:val="00F262C7"/>
    <w:rsid w:val="00F26E10"/>
    <w:rsid w:val="00F273BE"/>
    <w:rsid w:val="00F27733"/>
    <w:rsid w:val="00F31304"/>
    <w:rsid w:val="00F31CBF"/>
    <w:rsid w:val="00F323D6"/>
    <w:rsid w:val="00F32657"/>
    <w:rsid w:val="00F3300E"/>
    <w:rsid w:val="00F330E9"/>
    <w:rsid w:val="00F3332D"/>
    <w:rsid w:val="00F33C18"/>
    <w:rsid w:val="00F342DD"/>
    <w:rsid w:val="00F3457D"/>
    <w:rsid w:val="00F362F6"/>
    <w:rsid w:val="00F366DF"/>
    <w:rsid w:val="00F36749"/>
    <w:rsid w:val="00F36F4F"/>
    <w:rsid w:val="00F40034"/>
    <w:rsid w:val="00F40192"/>
    <w:rsid w:val="00F411B8"/>
    <w:rsid w:val="00F41280"/>
    <w:rsid w:val="00F412CC"/>
    <w:rsid w:val="00F418EB"/>
    <w:rsid w:val="00F42E48"/>
    <w:rsid w:val="00F433A1"/>
    <w:rsid w:val="00F4538E"/>
    <w:rsid w:val="00F4541A"/>
    <w:rsid w:val="00F45512"/>
    <w:rsid w:val="00F461A4"/>
    <w:rsid w:val="00F463BE"/>
    <w:rsid w:val="00F46488"/>
    <w:rsid w:val="00F4680C"/>
    <w:rsid w:val="00F468E0"/>
    <w:rsid w:val="00F47E7F"/>
    <w:rsid w:val="00F47F4F"/>
    <w:rsid w:val="00F501B1"/>
    <w:rsid w:val="00F50460"/>
    <w:rsid w:val="00F50E55"/>
    <w:rsid w:val="00F51F14"/>
    <w:rsid w:val="00F52079"/>
    <w:rsid w:val="00F52A4E"/>
    <w:rsid w:val="00F52E75"/>
    <w:rsid w:val="00F532E3"/>
    <w:rsid w:val="00F53378"/>
    <w:rsid w:val="00F53612"/>
    <w:rsid w:val="00F53E6C"/>
    <w:rsid w:val="00F5421D"/>
    <w:rsid w:val="00F54A5B"/>
    <w:rsid w:val="00F54B04"/>
    <w:rsid w:val="00F54E12"/>
    <w:rsid w:val="00F55729"/>
    <w:rsid w:val="00F576A3"/>
    <w:rsid w:val="00F57A84"/>
    <w:rsid w:val="00F60526"/>
    <w:rsid w:val="00F615B8"/>
    <w:rsid w:val="00F6216E"/>
    <w:rsid w:val="00F6295C"/>
    <w:rsid w:val="00F63A78"/>
    <w:rsid w:val="00F63AD4"/>
    <w:rsid w:val="00F63CB6"/>
    <w:rsid w:val="00F6476C"/>
    <w:rsid w:val="00F64DF3"/>
    <w:rsid w:val="00F65412"/>
    <w:rsid w:val="00F65D01"/>
    <w:rsid w:val="00F65EA9"/>
    <w:rsid w:val="00F65FC1"/>
    <w:rsid w:val="00F66D40"/>
    <w:rsid w:val="00F70FE8"/>
    <w:rsid w:val="00F71CBC"/>
    <w:rsid w:val="00F71D1B"/>
    <w:rsid w:val="00F72424"/>
    <w:rsid w:val="00F72AF1"/>
    <w:rsid w:val="00F72FAA"/>
    <w:rsid w:val="00F73063"/>
    <w:rsid w:val="00F73A37"/>
    <w:rsid w:val="00F73D33"/>
    <w:rsid w:val="00F74828"/>
    <w:rsid w:val="00F748C1"/>
    <w:rsid w:val="00F74FD9"/>
    <w:rsid w:val="00F7511F"/>
    <w:rsid w:val="00F75857"/>
    <w:rsid w:val="00F75A5C"/>
    <w:rsid w:val="00F75C72"/>
    <w:rsid w:val="00F7660C"/>
    <w:rsid w:val="00F768F9"/>
    <w:rsid w:val="00F76DE6"/>
    <w:rsid w:val="00F7789A"/>
    <w:rsid w:val="00F77C05"/>
    <w:rsid w:val="00F77DF9"/>
    <w:rsid w:val="00F80648"/>
    <w:rsid w:val="00F80723"/>
    <w:rsid w:val="00F80E7C"/>
    <w:rsid w:val="00F822C6"/>
    <w:rsid w:val="00F828FA"/>
    <w:rsid w:val="00F8309A"/>
    <w:rsid w:val="00F8379F"/>
    <w:rsid w:val="00F83D3E"/>
    <w:rsid w:val="00F84EB3"/>
    <w:rsid w:val="00F8528C"/>
    <w:rsid w:val="00F8534C"/>
    <w:rsid w:val="00F85450"/>
    <w:rsid w:val="00F8583C"/>
    <w:rsid w:val="00F85AEA"/>
    <w:rsid w:val="00F85D87"/>
    <w:rsid w:val="00F86D55"/>
    <w:rsid w:val="00F877CF"/>
    <w:rsid w:val="00F8792E"/>
    <w:rsid w:val="00F87DBC"/>
    <w:rsid w:val="00F90221"/>
    <w:rsid w:val="00F90537"/>
    <w:rsid w:val="00F90813"/>
    <w:rsid w:val="00F908F7"/>
    <w:rsid w:val="00F91975"/>
    <w:rsid w:val="00F91B6D"/>
    <w:rsid w:val="00F92425"/>
    <w:rsid w:val="00F92E33"/>
    <w:rsid w:val="00F93528"/>
    <w:rsid w:val="00F9523C"/>
    <w:rsid w:val="00F95316"/>
    <w:rsid w:val="00F95820"/>
    <w:rsid w:val="00F95DEE"/>
    <w:rsid w:val="00F97204"/>
    <w:rsid w:val="00FA28C7"/>
    <w:rsid w:val="00FA29A8"/>
    <w:rsid w:val="00FA2DE0"/>
    <w:rsid w:val="00FA2E06"/>
    <w:rsid w:val="00FA3478"/>
    <w:rsid w:val="00FA3588"/>
    <w:rsid w:val="00FA3675"/>
    <w:rsid w:val="00FA37A3"/>
    <w:rsid w:val="00FA3F25"/>
    <w:rsid w:val="00FA47C6"/>
    <w:rsid w:val="00FA540F"/>
    <w:rsid w:val="00FA5A71"/>
    <w:rsid w:val="00FA658F"/>
    <w:rsid w:val="00FA7954"/>
    <w:rsid w:val="00FB0095"/>
    <w:rsid w:val="00FB04A5"/>
    <w:rsid w:val="00FB0613"/>
    <w:rsid w:val="00FB0617"/>
    <w:rsid w:val="00FB081A"/>
    <w:rsid w:val="00FB09AA"/>
    <w:rsid w:val="00FB19D4"/>
    <w:rsid w:val="00FB27C9"/>
    <w:rsid w:val="00FB3AD6"/>
    <w:rsid w:val="00FB3D28"/>
    <w:rsid w:val="00FB3D47"/>
    <w:rsid w:val="00FB3F11"/>
    <w:rsid w:val="00FB49B3"/>
    <w:rsid w:val="00FB4C47"/>
    <w:rsid w:val="00FB655F"/>
    <w:rsid w:val="00FB6EF7"/>
    <w:rsid w:val="00FB7484"/>
    <w:rsid w:val="00FB7DFA"/>
    <w:rsid w:val="00FC0792"/>
    <w:rsid w:val="00FC0D63"/>
    <w:rsid w:val="00FC1930"/>
    <w:rsid w:val="00FC2609"/>
    <w:rsid w:val="00FC27AF"/>
    <w:rsid w:val="00FC309B"/>
    <w:rsid w:val="00FC316C"/>
    <w:rsid w:val="00FC3B61"/>
    <w:rsid w:val="00FC4AA9"/>
    <w:rsid w:val="00FC4B2B"/>
    <w:rsid w:val="00FC5300"/>
    <w:rsid w:val="00FC5D8D"/>
    <w:rsid w:val="00FC611D"/>
    <w:rsid w:val="00FC6242"/>
    <w:rsid w:val="00FC7154"/>
    <w:rsid w:val="00FC75C9"/>
    <w:rsid w:val="00FC77C1"/>
    <w:rsid w:val="00FD01F0"/>
    <w:rsid w:val="00FD0383"/>
    <w:rsid w:val="00FD16D4"/>
    <w:rsid w:val="00FD2F51"/>
    <w:rsid w:val="00FD3529"/>
    <w:rsid w:val="00FD36E5"/>
    <w:rsid w:val="00FD42E4"/>
    <w:rsid w:val="00FD4513"/>
    <w:rsid w:val="00FD4D39"/>
    <w:rsid w:val="00FD51D7"/>
    <w:rsid w:val="00FD5381"/>
    <w:rsid w:val="00FD5DC2"/>
    <w:rsid w:val="00FD6F59"/>
    <w:rsid w:val="00FD7ABF"/>
    <w:rsid w:val="00FE014D"/>
    <w:rsid w:val="00FE087B"/>
    <w:rsid w:val="00FE0CD9"/>
    <w:rsid w:val="00FE0E16"/>
    <w:rsid w:val="00FE1539"/>
    <w:rsid w:val="00FE17DC"/>
    <w:rsid w:val="00FE1A0D"/>
    <w:rsid w:val="00FE1EE7"/>
    <w:rsid w:val="00FE1F93"/>
    <w:rsid w:val="00FE1FBC"/>
    <w:rsid w:val="00FE2173"/>
    <w:rsid w:val="00FE25BF"/>
    <w:rsid w:val="00FE2A13"/>
    <w:rsid w:val="00FE3FDE"/>
    <w:rsid w:val="00FE47E1"/>
    <w:rsid w:val="00FE4926"/>
    <w:rsid w:val="00FE4934"/>
    <w:rsid w:val="00FE4944"/>
    <w:rsid w:val="00FE4BE1"/>
    <w:rsid w:val="00FE5E18"/>
    <w:rsid w:val="00FE5F78"/>
    <w:rsid w:val="00FE7800"/>
    <w:rsid w:val="00FE7F9E"/>
    <w:rsid w:val="00FF15F2"/>
    <w:rsid w:val="00FF2613"/>
    <w:rsid w:val="00FF2D47"/>
    <w:rsid w:val="00FF31C1"/>
    <w:rsid w:val="00FF3232"/>
    <w:rsid w:val="00FF33C4"/>
    <w:rsid w:val="00FF33D1"/>
    <w:rsid w:val="00FF47C1"/>
    <w:rsid w:val="00FF5FD7"/>
    <w:rsid w:val="00FF67C0"/>
    <w:rsid w:val="00FF7F0B"/>
    <w:rsid w:val="017A9C8E"/>
    <w:rsid w:val="01A7E84C"/>
    <w:rsid w:val="01CE4B4C"/>
    <w:rsid w:val="0218A93A"/>
    <w:rsid w:val="02483E13"/>
    <w:rsid w:val="028B96D3"/>
    <w:rsid w:val="02D0ADA0"/>
    <w:rsid w:val="02F544AA"/>
    <w:rsid w:val="038D442A"/>
    <w:rsid w:val="040FCB3B"/>
    <w:rsid w:val="046B2F65"/>
    <w:rsid w:val="04FAA533"/>
    <w:rsid w:val="05020B56"/>
    <w:rsid w:val="05D0A0D3"/>
    <w:rsid w:val="05D2681C"/>
    <w:rsid w:val="0606C590"/>
    <w:rsid w:val="063FA8F7"/>
    <w:rsid w:val="06414771"/>
    <w:rsid w:val="06E45CB1"/>
    <w:rsid w:val="07570878"/>
    <w:rsid w:val="07572DD6"/>
    <w:rsid w:val="079D1911"/>
    <w:rsid w:val="07CDDFA7"/>
    <w:rsid w:val="0800B53D"/>
    <w:rsid w:val="08502840"/>
    <w:rsid w:val="085AB041"/>
    <w:rsid w:val="08BD5659"/>
    <w:rsid w:val="08E284DB"/>
    <w:rsid w:val="0907B0B1"/>
    <w:rsid w:val="09954AE7"/>
    <w:rsid w:val="0A25448C"/>
    <w:rsid w:val="0A74FF6E"/>
    <w:rsid w:val="0B28AEBF"/>
    <w:rsid w:val="0B2FEC58"/>
    <w:rsid w:val="0B32608A"/>
    <w:rsid w:val="0B5FDF32"/>
    <w:rsid w:val="0BB942BE"/>
    <w:rsid w:val="0C0C273A"/>
    <w:rsid w:val="0C126BE3"/>
    <w:rsid w:val="0C3CD7A8"/>
    <w:rsid w:val="0C7092C5"/>
    <w:rsid w:val="0C76774E"/>
    <w:rsid w:val="0CBD4469"/>
    <w:rsid w:val="0CCA2091"/>
    <w:rsid w:val="0D0156B3"/>
    <w:rsid w:val="0D5BB65E"/>
    <w:rsid w:val="0D5FF502"/>
    <w:rsid w:val="0D802C9D"/>
    <w:rsid w:val="0D911CA7"/>
    <w:rsid w:val="0E803684"/>
    <w:rsid w:val="106C1B1A"/>
    <w:rsid w:val="10C9F01B"/>
    <w:rsid w:val="10CA7F02"/>
    <w:rsid w:val="10F4DA08"/>
    <w:rsid w:val="111F6EE5"/>
    <w:rsid w:val="116C6EDE"/>
    <w:rsid w:val="11D13041"/>
    <w:rsid w:val="11D4C7D6"/>
    <w:rsid w:val="11DF55E2"/>
    <w:rsid w:val="1224BB04"/>
    <w:rsid w:val="1274072C"/>
    <w:rsid w:val="12D2D1F8"/>
    <w:rsid w:val="12F5557A"/>
    <w:rsid w:val="13011276"/>
    <w:rsid w:val="14283EA7"/>
    <w:rsid w:val="144663D6"/>
    <w:rsid w:val="14532520"/>
    <w:rsid w:val="1458147F"/>
    <w:rsid w:val="1468FF81"/>
    <w:rsid w:val="1521129E"/>
    <w:rsid w:val="15FB1BE3"/>
    <w:rsid w:val="160BA3BE"/>
    <w:rsid w:val="16DFB28F"/>
    <w:rsid w:val="1724F7D3"/>
    <w:rsid w:val="1867284B"/>
    <w:rsid w:val="189DD18D"/>
    <w:rsid w:val="18BDDD65"/>
    <w:rsid w:val="18D590E7"/>
    <w:rsid w:val="18F83233"/>
    <w:rsid w:val="1962D9E9"/>
    <w:rsid w:val="196BC8F8"/>
    <w:rsid w:val="1A01204C"/>
    <w:rsid w:val="1A0CB637"/>
    <w:rsid w:val="1A251DD7"/>
    <w:rsid w:val="1A3CE473"/>
    <w:rsid w:val="1A883456"/>
    <w:rsid w:val="1AC44E55"/>
    <w:rsid w:val="1BA148BA"/>
    <w:rsid w:val="1BDE84F4"/>
    <w:rsid w:val="1C0376A5"/>
    <w:rsid w:val="1C6E6481"/>
    <w:rsid w:val="1C793A5E"/>
    <w:rsid w:val="1CBAAEF5"/>
    <w:rsid w:val="1CC4EFE3"/>
    <w:rsid w:val="1D2A6442"/>
    <w:rsid w:val="1D8C4BD1"/>
    <w:rsid w:val="1DB485FD"/>
    <w:rsid w:val="1DEB3F03"/>
    <w:rsid w:val="1DEE4AAD"/>
    <w:rsid w:val="1E2912B5"/>
    <w:rsid w:val="1EB478A6"/>
    <w:rsid w:val="1F05BDFE"/>
    <w:rsid w:val="1F447655"/>
    <w:rsid w:val="1FD17AA2"/>
    <w:rsid w:val="1FE0F863"/>
    <w:rsid w:val="21159665"/>
    <w:rsid w:val="213D6AEF"/>
    <w:rsid w:val="213EEF0A"/>
    <w:rsid w:val="22D773DC"/>
    <w:rsid w:val="23383930"/>
    <w:rsid w:val="23996236"/>
    <w:rsid w:val="23AE770A"/>
    <w:rsid w:val="23B4E14F"/>
    <w:rsid w:val="245E71FE"/>
    <w:rsid w:val="247D7229"/>
    <w:rsid w:val="249253B7"/>
    <w:rsid w:val="24999EE9"/>
    <w:rsid w:val="249E92D1"/>
    <w:rsid w:val="24E94B3C"/>
    <w:rsid w:val="252880AF"/>
    <w:rsid w:val="257CD493"/>
    <w:rsid w:val="25E2B43E"/>
    <w:rsid w:val="26CA541A"/>
    <w:rsid w:val="26E4E04B"/>
    <w:rsid w:val="277A83F2"/>
    <w:rsid w:val="27A163E2"/>
    <w:rsid w:val="27B917D9"/>
    <w:rsid w:val="27E4146B"/>
    <w:rsid w:val="284956F4"/>
    <w:rsid w:val="2898E9DB"/>
    <w:rsid w:val="29147C20"/>
    <w:rsid w:val="292B0907"/>
    <w:rsid w:val="29861CA9"/>
    <w:rsid w:val="2A4F8822"/>
    <w:rsid w:val="2A54CCA3"/>
    <w:rsid w:val="2AA39A99"/>
    <w:rsid w:val="2B2FC551"/>
    <w:rsid w:val="2B7D16FE"/>
    <w:rsid w:val="2B8AF7D6"/>
    <w:rsid w:val="2BC765CF"/>
    <w:rsid w:val="2C1D1B62"/>
    <w:rsid w:val="2CB81241"/>
    <w:rsid w:val="2CF670B6"/>
    <w:rsid w:val="2D14A8BB"/>
    <w:rsid w:val="2D7AC003"/>
    <w:rsid w:val="2D813F2F"/>
    <w:rsid w:val="2DA490BB"/>
    <w:rsid w:val="2E139ABE"/>
    <w:rsid w:val="2F77BD90"/>
    <w:rsid w:val="2F8487ED"/>
    <w:rsid w:val="2FF41506"/>
    <w:rsid w:val="301152AE"/>
    <w:rsid w:val="31054872"/>
    <w:rsid w:val="318A920A"/>
    <w:rsid w:val="31E2D765"/>
    <w:rsid w:val="32434D98"/>
    <w:rsid w:val="325EE46B"/>
    <w:rsid w:val="3277C938"/>
    <w:rsid w:val="32912B4E"/>
    <w:rsid w:val="32A0B331"/>
    <w:rsid w:val="32A7D66E"/>
    <w:rsid w:val="32ACE616"/>
    <w:rsid w:val="32E54579"/>
    <w:rsid w:val="33594975"/>
    <w:rsid w:val="33BE3121"/>
    <w:rsid w:val="3526DDDD"/>
    <w:rsid w:val="356E4D08"/>
    <w:rsid w:val="358FE8A9"/>
    <w:rsid w:val="35A1D64F"/>
    <w:rsid w:val="35C5F6E1"/>
    <w:rsid w:val="3638E960"/>
    <w:rsid w:val="3656D52B"/>
    <w:rsid w:val="367E53DA"/>
    <w:rsid w:val="368378CB"/>
    <w:rsid w:val="36B526A7"/>
    <w:rsid w:val="372CC0BC"/>
    <w:rsid w:val="3766DAF4"/>
    <w:rsid w:val="37E6B03D"/>
    <w:rsid w:val="37F7B93E"/>
    <w:rsid w:val="37F86708"/>
    <w:rsid w:val="383F94C6"/>
    <w:rsid w:val="385349E0"/>
    <w:rsid w:val="38A77F5F"/>
    <w:rsid w:val="38CEB270"/>
    <w:rsid w:val="38DE1652"/>
    <w:rsid w:val="38E1ACBF"/>
    <w:rsid w:val="391AA7F6"/>
    <w:rsid w:val="392651FA"/>
    <w:rsid w:val="39654783"/>
    <w:rsid w:val="39708A22"/>
    <w:rsid w:val="3AA34EF4"/>
    <w:rsid w:val="3AB5D41F"/>
    <w:rsid w:val="3B0B4421"/>
    <w:rsid w:val="3B47E16A"/>
    <w:rsid w:val="3B753C4F"/>
    <w:rsid w:val="3C2083B1"/>
    <w:rsid w:val="3C208C42"/>
    <w:rsid w:val="3CE79AD6"/>
    <w:rsid w:val="3D31584A"/>
    <w:rsid w:val="3D7375A4"/>
    <w:rsid w:val="3DA43160"/>
    <w:rsid w:val="3DBC5412"/>
    <w:rsid w:val="3E342B05"/>
    <w:rsid w:val="3E7921F4"/>
    <w:rsid w:val="3E8AB85D"/>
    <w:rsid w:val="3ECEA4C8"/>
    <w:rsid w:val="3F024453"/>
    <w:rsid w:val="3F0435C3"/>
    <w:rsid w:val="3F354817"/>
    <w:rsid w:val="3FDB2A76"/>
    <w:rsid w:val="401D11B1"/>
    <w:rsid w:val="402C2032"/>
    <w:rsid w:val="40669B2C"/>
    <w:rsid w:val="40D81F36"/>
    <w:rsid w:val="40EA3016"/>
    <w:rsid w:val="410B5F5A"/>
    <w:rsid w:val="41132275"/>
    <w:rsid w:val="41264F2B"/>
    <w:rsid w:val="41364011"/>
    <w:rsid w:val="41B4CE89"/>
    <w:rsid w:val="41BD749E"/>
    <w:rsid w:val="41DF52C4"/>
    <w:rsid w:val="41FC98C8"/>
    <w:rsid w:val="424AA0A3"/>
    <w:rsid w:val="425EC471"/>
    <w:rsid w:val="428FC535"/>
    <w:rsid w:val="432390A9"/>
    <w:rsid w:val="43F00CD1"/>
    <w:rsid w:val="448E50FA"/>
    <w:rsid w:val="44BAECE6"/>
    <w:rsid w:val="44D31518"/>
    <w:rsid w:val="45279FD3"/>
    <w:rsid w:val="45580AC8"/>
    <w:rsid w:val="4583DBA3"/>
    <w:rsid w:val="460AD1E0"/>
    <w:rsid w:val="460C7CC4"/>
    <w:rsid w:val="464BEED2"/>
    <w:rsid w:val="4653A987"/>
    <w:rsid w:val="4656BD47"/>
    <w:rsid w:val="4658E651"/>
    <w:rsid w:val="465BC8E3"/>
    <w:rsid w:val="4681DBC1"/>
    <w:rsid w:val="46F4F95A"/>
    <w:rsid w:val="4718A453"/>
    <w:rsid w:val="47560BDB"/>
    <w:rsid w:val="483F6E11"/>
    <w:rsid w:val="48977C91"/>
    <w:rsid w:val="48CEEA9A"/>
    <w:rsid w:val="48D52932"/>
    <w:rsid w:val="490B2AB5"/>
    <w:rsid w:val="498D6C82"/>
    <w:rsid w:val="4A05226F"/>
    <w:rsid w:val="4A9EF334"/>
    <w:rsid w:val="4B7D2C65"/>
    <w:rsid w:val="4BF447CC"/>
    <w:rsid w:val="4C500B3A"/>
    <w:rsid w:val="4C669227"/>
    <w:rsid w:val="4C72A5E7"/>
    <w:rsid w:val="4C77E855"/>
    <w:rsid w:val="4CA24B89"/>
    <w:rsid w:val="4CC63C34"/>
    <w:rsid w:val="4CD9B588"/>
    <w:rsid w:val="4D04296B"/>
    <w:rsid w:val="4D6BBD8C"/>
    <w:rsid w:val="4D6E326D"/>
    <w:rsid w:val="4DC6553E"/>
    <w:rsid w:val="4DE2F3FD"/>
    <w:rsid w:val="4E2C7C6C"/>
    <w:rsid w:val="4E7156DC"/>
    <w:rsid w:val="4F4ED078"/>
    <w:rsid w:val="4F8485DA"/>
    <w:rsid w:val="4FA44E47"/>
    <w:rsid w:val="509324CC"/>
    <w:rsid w:val="51FD1AD4"/>
    <w:rsid w:val="524D891C"/>
    <w:rsid w:val="52B12856"/>
    <w:rsid w:val="5330A9B7"/>
    <w:rsid w:val="535C5F9E"/>
    <w:rsid w:val="54F8E022"/>
    <w:rsid w:val="551AB57C"/>
    <w:rsid w:val="556266E2"/>
    <w:rsid w:val="5589BE6C"/>
    <w:rsid w:val="55B0FA72"/>
    <w:rsid w:val="56FB75E4"/>
    <w:rsid w:val="57AC9725"/>
    <w:rsid w:val="57BCE1F1"/>
    <w:rsid w:val="57E36A99"/>
    <w:rsid w:val="5813F5F7"/>
    <w:rsid w:val="582F51F4"/>
    <w:rsid w:val="5839D137"/>
    <w:rsid w:val="586AA494"/>
    <w:rsid w:val="58912CC4"/>
    <w:rsid w:val="58AD2360"/>
    <w:rsid w:val="58C1F6A6"/>
    <w:rsid w:val="5970142A"/>
    <w:rsid w:val="599A1900"/>
    <w:rsid w:val="59D58ED2"/>
    <w:rsid w:val="59FE46F5"/>
    <w:rsid w:val="5A0A58D4"/>
    <w:rsid w:val="5A4F8C2F"/>
    <w:rsid w:val="5A503A17"/>
    <w:rsid w:val="5A56ECED"/>
    <w:rsid w:val="5A9FF1E3"/>
    <w:rsid w:val="5B15688C"/>
    <w:rsid w:val="5B2C145C"/>
    <w:rsid w:val="5B70C7BB"/>
    <w:rsid w:val="5B7414DF"/>
    <w:rsid w:val="5D560080"/>
    <w:rsid w:val="5DBE3A49"/>
    <w:rsid w:val="5E00430D"/>
    <w:rsid w:val="5E6160C0"/>
    <w:rsid w:val="5E9B6C4A"/>
    <w:rsid w:val="5EBABACA"/>
    <w:rsid w:val="5F757C05"/>
    <w:rsid w:val="5F7E9798"/>
    <w:rsid w:val="603747C5"/>
    <w:rsid w:val="6041B9E7"/>
    <w:rsid w:val="607D628A"/>
    <w:rsid w:val="611E7F8C"/>
    <w:rsid w:val="614E55E7"/>
    <w:rsid w:val="618576C3"/>
    <w:rsid w:val="6186410C"/>
    <w:rsid w:val="61A78920"/>
    <w:rsid w:val="61B9271B"/>
    <w:rsid w:val="61CCB418"/>
    <w:rsid w:val="61F03D32"/>
    <w:rsid w:val="6219E0B5"/>
    <w:rsid w:val="627E8ACB"/>
    <w:rsid w:val="63183A66"/>
    <w:rsid w:val="63716D23"/>
    <w:rsid w:val="63737E83"/>
    <w:rsid w:val="638D09B2"/>
    <w:rsid w:val="63B33CE4"/>
    <w:rsid w:val="642EE448"/>
    <w:rsid w:val="64447798"/>
    <w:rsid w:val="64507FE9"/>
    <w:rsid w:val="646C2082"/>
    <w:rsid w:val="64E8922F"/>
    <w:rsid w:val="64FE1238"/>
    <w:rsid w:val="65489E15"/>
    <w:rsid w:val="6691ABF0"/>
    <w:rsid w:val="672D30BB"/>
    <w:rsid w:val="674222D8"/>
    <w:rsid w:val="686DCFF5"/>
    <w:rsid w:val="6905F88D"/>
    <w:rsid w:val="692E09A1"/>
    <w:rsid w:val="6951321E"/>
    <w:rsid w:val="69B0B541"/>
    <w:rsid w:val="69BF43BC"/>
    <w:rsid w:val="69F404A9"/>
    <w:rsid w:val="69F580E6"/>
    <w:rsid w:val="6A2FAD6C"/>
    <w:rsid w:val="6A2FE770"/>
    <w:rsid w:val="6A817D54"/>
    <w:rsid w:val="6AA677F9"/>
    <w:rsid w:val="6AB61F39"/>
    <w:rsid w:val="6AD64E54"/>
    <w:rsid w:val="6AEB6EE8"/>
    <w:rsid w:val="6B509FB7"/>
    <w:rsid w:val="6BCD4435"/>
    <w:rsid w:val="6BE84D56"/>
    <w:rsid w:val="6BFF18DF"/>
    <w:rsid w:val="6C709E1B"/>
    <w:rsid w:val="6D8F3C08"/>
    <w:rsid w:val="6E4AE434"/>
    <w:rsid w:val="6E9795D8"/>
    <w:rsid w:val="6EC5AF84"/>
    <w:rsid w:val="6EFACC62"/>
    <w:rsid w:val="6F1FC2EA"/>
    <w:rsid w:val="701C4B60"/>
    <w:rsid w:val="7063EF90"/>
    <w:rsid w:val="7097670C"/>
    <w:rsid w:val="7116B39A"/>
    <w:rsid w:val="711F5BB1"/>
    <w:rsid w:val="71E1117A"/>
    <w:rsid w:val="720092CB"/>
    <w:rsid w:val="727EE132"/>
    <w:rsid w:val="734C42F5"/>
    <w:rsid w:val="734E50C2"/>
    <w:rsid w:val="736A83CE"/>
    <w:rsid w:val="739B9052"/>
    <w:rsid w:val="73B4C140"/>
    <w:rsid w:val="73C36C61"/>
    <w:rsid w:val="73D0511A"/>
    <w:rsid w:val="73DE737A"/>
    <w:rsid w:val="73EA8BE8"/>
    <w:rsid w:val="73EED2F5"/>
    <w:rsid w:val="741B30B7"/>
    <w:rsid w:val="74C4140D"/>
    <w:rsid w:val="74D7C316"/>
    <w:rsid w:val="759DBD59"/>
    <w:rsid w:val="75AF37A6"/>
    <w:rsid w:val="76246E9C"/>
    <w:rsid w:val="7683EFBA"/>
    <w:rsid w:val="7684AE8A"/>
    <w:rsid w:val="772F9289"/>
    <w:rsid w:val="77943D9A"/>
    <w:rsid w:val="77BF8D27"/>
    <w:rsid w:val="78437022"/>
    <w:rsid w:val="784ADAA5"/>
    <w:rsid w:val="785C5312"/>
    <w:rsid w:val="78A1C16E"/>
    <w:rsid w:val="78B8F734"/>
    <w:rsid w:val="78C033DA"/>
    <w:rsid w:val="78C64F38"/>
    <w:rsid w:val="7A0AD1D6"/>
    <w:rsid w:val="7A3EA523"/>
    <w:rsid w:val="7A53E94E"/>
    <w:rsid w:val="7A628440"/>
    <w:rsid w:val="7AABDE8B"/>
    <w:rsid w:val="7ACFFB27"/>
    <w:rsid w:val="7B3580A0"/>
    <w:rsid w:val="7B421091"/>
    <w:rsid w:val="7C4F827F"/>
    <w:rsid w:val="7C90C107"/>
    <w:rsid w:val="7D4FC584"/>
    <w:rsid w:val="7D58AF29"/>
    <w:rsid w:val="7D72A0D4"/>
    <w:rsid w:val="7D86A8CA"/>
    <w:rsid w:val="7DC530BC"/>
    <w:rsid w:val="7E35D975"/>
    <w:rsid w:val="7E7BE78D"/>
    <w:rsid w:val="7EF7FAA0"/>
    <w:rsid w:val="7F109D50"/>
    <w:rsid w:val="7F16E479"/>
    <w:rsid w:val="7F3F9C9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24453"/>
  <w15:chartTrackingRefBased/>
  <w15:docId w15:val="{D4B465D4-5369-463F-8BB6-848772CF1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052"/>
    <w:pPr>
      <w:ind w:firstLine="706"/>
      <w:jc w:val="both"/>
    </w:pPr>
    <w:rPr>
      <w:rFonts w:ascii="Aptos" w:hAnsi="Aptos"/>
      <w:sz w:val="22"/>
    </w:rPr>
  </w:style>
  <w:style w:type="paragraph" w:styleId="Heading1">
    <w:name w:val="heading 1"/>
    <w:basedOn w:val="Normal"/>
    <w:next w:val="Normal"/>
    <w:link w:val="Heading1Char"/>
    <w:uiPriority w:val="9"/>
    <w:qFormat/>
    <w:rsid w:val="005B43EA"/>
    <w:pPr>
      <w:numPr>
        <w:numId w:val="1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24"/>
      <w:szCs w:val="22"/>
    </w:rPr>
  </w:style>
  <w:style w:type="paragraph" w:styleId="Heading2">
    <w:name w:val="heading 2"/>
    <w:basedOn w:val="Normal"/>
    <w:next w:val="Normal"/>
    <w:link w:val="Heading2Char"/>
    <w:uiPriority w:val="9"/>
    <w:unhideWhenUsed/>
    <w:qFormat/>
    <w:rsid w:val="005B43EA"/>
    <w:pPr>
      <w:numPr>
        <w:ilvl w:val="1"/>
        <w:numId w:val="1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b/>
      <w:caps/>
      <w:spacing w:val="15"/>
      <w:sz w:val="24"/>
    </w:rPr>
  </w:style>
  <w:style w:type="paragraph" w:styleId="Heading3">
    <w:name w:val="heading 3"/>
    <w:basedOn w:val="Normal"/>
    <w:next w:val="Normal"/>
    <w:link w:val="Heading3Char"/>
    <w:uiPriority w:val="9"/>
    <w:unhideWhenUsed/>
    <w:qFormat/>
    <w:rsid w:val="00587692"/>
    <w:pPr>
      <w:numPr>
        <w:ilvl w:val="2"/>
        <w:numId w:val="11"/>
      </w:numPr>
      <w:pBdr>
        <w:top w:val="single" w:sz="6" w:space="2" w:color="4472C4" w:themeColor="accent1"/>
      </w:pBdr>
      <w:spacing w:before="300" w:after="0"/>
      <w:outlineLvl w:val="2"/>
    </w:pPr>
    <w:rPr>
      <w:b/>
      <w:caps/>
      <w:color w:val="1F3763" w:themeColor="accent1" w:themeShade="7F"/>
      <w:spacing w:val="15"/>
    </w:rPr>
  </w:style>
  <w:style w:type="paragraph" w:styleId="Heading4">
    <w:name w:val="heading 4"/>
    <w:basedOn w:val="Normal"/>
    <w:next w:val="Normal"/>
    <w:link w:val="Heading4Char"/>
    <w:uiPriority w:val="9"/>
    <w:unhideWhenUsed/>
    <w:qFormat/>
    <w:rsid w:val="003618FB"/>
    <w:pPr>
      <w:numPr>
        <w:ilvl w:val="3"/>
        <w:numId w:val="11"/>
      </w:num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618F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618F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618F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618F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18F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3618FB"/>
    <w:pPr>
      <w:spacing w:after="0" w:line="240" w:lineRule="auto"/>
    </w:pPr>
  </w:style>
  <w:style w:type="character" w:customStyle="1" w:styleId="NoSpacingChar">
    <w:name w:val="No Spacing Char"/>
    <w:basedOn w:val="DefaultParagraphFont"/>
    <w:link w:val="NoSpacing"/>
    <w:uiPriority w:val="1"/>
    <w:rsid w:val="00470C9E"/>
  </w:style>
  <w:style w:type="paragraph" w:styleId="Header">
    <w:name w:val="header"/>
    <w:basedOn w:val="Normal"/>
    <w:link w:val="HeaderChar"/>
    <w:uiPriority w:val="99"/>
    <w:unhideWhenUsed/>
    <w:rsid w:val="005558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58BF"/>
  </w:style>
  <w:style w:type="paragraph" w:styleId="Footer">
    <w:name w:val="footer"/>
    <w:basedOn w:val="Normal"/>
    <w:link w:val="FooterChar"/>
    <w:uiPriority w:val="99"/>
    <w:unhideWhenUsed/>
    <w:rsid w:val="005558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58BF"/>
  </w:style>
  <w:style w:type="character" w:customStyle="1" w:styleId="Heading1Char">
    <w:name w:val="Heading 1 Char"/>
    <w:basedOn w:val="DefaultParagraphFont"/>
    <w:link w:val="Heading1"/>
    <w:uiPriority w:val="9"/>
    <w:rsid w:val="00D61208"/>
    <w:rPr>
      <w:rFonts w:asciiTheme="majorBidi" w:hAnsiTheme="majorBidi"/>
      <w:b/>
      <w:caps/>
      <w:color w:val="FFFFFF" w:themeColor="background1"/>
      <w:spacing w:val="15"/>
      <w:sz w:val="24"/>
      <w:szCs w:val="22"/>
      <w:shd w:val="clear" w:color="auto" w:fill="4472C4" w:themeFill="accent1"/>
    </w:rPr>
  </w:style>
  <w:style w:type="paragraph" w:styleId="TOCHeading">
    <w:name w:val="TOC Heading"/>
    <w:basedOn w:val="Heading1"/>
    <w:next w:val="Normal"/>
    <w:uiPriority w:val="39"/>
    <w:unhideWhenUsed/>
    <w:qFormat/>
    <w:rsid w:val="003618FB"/>
    <w:pPr>
      <w:outlineLvl w:val="9"/>
    </w:pPr>
  </w:style>
  <w:style w:type="character" w:customStyle="1" w:styleId="Heading2Char">
    <w:name w:val="Heading 2 Char"/>
    <w:basedOn w:val="DefaultParagraphFont"/>
    <w:link w:val="Heading2"/>
    <w:uiPriority w:val="9"/>
    <w:rsid w:val="00D61208"/>
    <w:rPr>
      <w:rFonts w:asciiTheme="majorBidi" w:hAnsiTheme="majorBidi"/>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DB0F9C"/>
    <w:rPr>
      <w:rFonts w:asciiTheme="majorBidi" w:hAnsiTheme="majorBidi"/>
      <w:b/>
      <w:caps/>
      <w:color w:val="1F3763" w:themeColor="accent1" w:themeShade="7F"/>
      <w:spacing w:val="15"/>
      <w:sz w:val="22"/>
    </w:rPr>
  </w:style>
  <w:style w:type="character" w:customStyle="1" w:styleId="Heading4Char">
    <w:name w:val="Heading 4 Char"/>
    <w:basedOn w:val="DefaultParagraphFont"/>
    <w:link w:val="Heading4"/>
    <w:uiPriority w:val="9"/>
    <w:rsid w:val="003618FB"/>
    <w:rPr>
      <w:rFonts w:asciiTheme="majorBidi" w:hAnsiTheme="majorBidi"/>
      <w:caps/>
      <w:color w:val="2F5496" w:themeColor="accent1" w:themeShade="BF"/>
      <w:spacing w:val="10"/>
      <w:sz w:val="22"/>
    </w:rPr>
  </w:style>
  <w:style w:type="character" w:customStyle="1" w:styleId="Heading5Char">
    <w:name w:val="Heading 5 Char"/>
    <w:basedOn w:val="DefaultParagraphFont"/>
    <w:link w:val="Heading5"/>
    <w:uiPriority w:val="9"/>
    <w:semiHidden/>
    <w:rsid w:val="003618FB"/>
    <w:rPr>
      <w:caps/>
      <w:color w:val="2F5496" w:themeColor="accent1" w:themeShade="BF"/>
      <w:spacing w:val="10"/>
    </w:rPr>
  </w:style>
  <w:style w:type="character" w:customStyle="1" w:styleId="Heading6Char">
    <w:name w:val="Heading 6 Char"/>
    <w:basedOn w:val="DefaultParagraphFont"/>
    <w:link w:val="Heading6"/>
    <w:uiPriority w:val="9"/>
    <w:semiHidden/>
    <w:rsid w:val="003618FB"/>
    <w:rPr>
      <w:caps/>
      <w:color w:val="2F5496" w:themeColor="accent1" w:themeShade="BF"/>
      <w:spacing w:val="10"/>
    </w:rPr>
  </w:style>
  <w:style w:type="character" w:customStyle="1" w:styleId="Heading7Char">
    <w:name w:val="Heading 7 Char"/>
    <w:basedOn w:val="DefaultParagraphFont"/>
    <w:link w:val="Heading7"/>
    <w:uiPriority w:val="9"/>
    <w:semiHidden/>
    <w:rsid w:val="003618FB"/>
    <w:rPr>
      <w:caps/>
      <w:color w:val="2F5496" w:themeColor="accent1" w:themeShade="BF"/>
      <w:spacing w:val="10"/>
    </w:rPr>
  </w:style>
  <w:style w:type="character" w:customStyle="1" w:styleId="Heading8Char">
    <w:name w:val="Heading 8 Char"/>
    <w:basedOn w:val="DefaultParagraphFont"/>
    <w:link w:val="Heading8"/>
    <w:uiPriority w:val="9"/>
    <w:semiHidden/>
    <w:rsid w:val="003618FB"/>
    <w:rPr>
      <w:caps/>
      <w:spacing w:val="10"/>
      <w:sz w:val="18"/>
      <w:szCs w:val="18"/>
    </w:rPr>
  </w:style>
  <w:style w:type="character" w:customStyle="1" w:styleId="Heading9Char">
    <w:name w:val="Heading 9 Char"/>
    <w:basedOn w:val="DefaultParagraphFont"/>
    <w:link w:val="Heading9"/>
    <w:uiPriority w:val="9"/>
    <w:semiHidden/>
    <w:rsid w:val="003618FB"/>
    <w:rPr>
      <w:i/>
      <w:iCs/>
      <w:caps/>
      <w:spacing w:val="10"/>
      <w:sz w:val="18"/>
      <w:szCs w:val="18"/>
    </w:rPr>
  </w:style>
  <w:style w:type="paragraph" w:styleId="Caption">
    <w:name w:val="caption"/>
    <w:basedOn w:val="Normal"/>
    <w:next w:val="Normal"/>
    <w:uiPriority w:val="35"/>
    <w:unhideWhenUsed/>
    <w:qFormat/>
    <w:rsid w:val="003618FB"/>
    <w:rPr>
      <w:b/>
      <w:bCs/>
      <w:color w:val="2F5496" w:themeColor="accent1" w:themeShade="BF"/>
      <w:sz w:val="16"/>
      <w:szCs w:val="16"/>
    </w:rPr>
  </w:style>
  <w:style w:type="paragraph" w:styleId="Title">
    <w:name w:val="Title"/>
    <w:basedOn w:val="Normal"/>
    <w:next w:val="Normal"/>
    <w:link w:val="TitleChar"/>
    <w:uiPriority w:val="10"/>
    <w:qFormat/>
    <w:rsid w:val="003618F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618F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rsid w:val="003618F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18FB"/>
    <w:rPr>
      <w:caps/>
      <w:color w:val="595959" w:themeColor="text1" w:themeTint="A6"/>
      <w:spacing w:val="10"/>
      <w:sz w:val="21"/>
      <w:szCs w:val="21"/>
    </w:rPr>
  </w:style>
  <w:style w:type="character" w:styleId="Strong">
    <w:name w:val="Strong"/>
    <w:uiPriority w:val="22"/>
    <w:qFormat/>
    <w:rsid w:val="003618FB"/>
    <w:rPr>
      <w:b/>
      <w:bCs/>
    </w:rPr>
  </w:style>
  <w:style w:type="character" w:styleId="Emphasis">
    <w:name w:val="Emphasis"/>
    <w:uiPriority w:val="20"/>
    <w:qFormat/>
    <w:rsid w:val="003618FB"/>
    <w:rPr>
      <w:caps/>
      <w:color w:val="1F3763" w:themeColor="accent1" w:themeShade="7F"/>
      <w:spacing w:val="5"/>
    </w:rPr>
  </w:style>
  <w:style w:type="paragraph" w:styleId="Quote">
    <w:name w:val="Quote"/>
    <w:basedOn w:val="Normal"/>
    <w:next w:val="Normal"/>
    <w:link w:val="QuoteChar"/>
    <w:uiPriority w:val="29"/>
    <w:qFormat/>
    <w:rsid w:val="003618FB"/>
    <w:rPr>
      <w:i/>
      <w:iCs/>
      <w:sz w:val="24"/>
      <w:szCs w:val="24"/>
    </w:rPr>
  </w:style>
  <w:style w:type="character" w:customStyle="1" w:styleId="QuoteChar">
    <w:name w:val="Quote Char"/>
    <w:basedOn w:val="DefaultParagraphFont"/>
    <w:link w:val="Quote"/>
    <w:uiPriority w:val="29"/>
    <w:rsid w:val="003618FB"/>
    <w:rPr>
      <w:i/>
      <w:iCs/>
      <w:sz w:val="24"/>
      <w:szCs w:val="24"/>
    </w:rPr>
  </w:style>
  <w:style w:type="paragraph" w:styleId="IntenseQuote">
    <w:name w:val="Intense Quote"/>
    <w:basedOn w:val="Normal"/>
    <w:next w:val="Normal"/>
    <w:link w:val="IntenseQuoteChar"/>
    <w:uiPriority w:val="30"/>
    <w:qFormat/>
    <w:rsid w:val="003618F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618FB"/>
    <w:rPr>
      <w:color w:val="4472C4" w:themeColor="accent1"/>
      <w:sz w:val="24"/>
      <w:szCs w:val="24"/>
    </w:rPr>
  </w:style>
  <w:style w:type="character" w:styleId="SubtleEmphasis">
    <w:name w:val="Subtle Emphasis"/>
    <w:uiPriority w:val="19"/>
    <w:qFormat/>
    <w:rsid w:val="003618FB"/>
    <w:rPr>
      <w:i/>
      <w:iCs/>
      <w:color w:val="1F3763" w:themeColor="accent1" w:themeShade="7F"/>
    </w:rPr>
  </w:style>
  <w:style w:type="character" w:styleId="IntenseEmphasis">
    <w:name w:val="Intense Emphasis"/>
    <w:uiPriority w:val="21"/>
    <w:qFormat/>
    <w:rsid w:val="003618FB"/>
    <w:rPr>
      <w:b/>
      <w:bCs/>
      <w:caps/>
      <w:color w:val="1F3763" w:themeColor="accent1" w:themeShade="7F"/>
      <w:spacing w:val="10"/>
    </w:rPr>
  </w:style>
  <w:style w:type="character" w:styleId="SubtleReference">
    <w:name w:val="Subtle Reference"/>
    <w:uiPriority w:val="31"/>
    <w:qFormat/>
    <w:rsid w:val="00242C90"/>
    <w:rPr>
      <w:b/>
      <w:bCs/>
      <w:color w:val="4472C4" w:themeColor="accent1"/>
      <w:u w:val="single"/>
    </w:rPr>
  </w:style>
  <w:style w:type="character" w:styleId="IntenseReference">
    <w:name w:val="Intense Reference"/>
    <w:uiPriority w:val="32"/>
    <w:qFormat/>
    <w:rsid w:val="003618FB"/>
    <w:rPr>
      <w:b/>
      <w:bCs/>
      <w:i/>
      <w:iCs/>
      <w:caps/>
      <w:color w:val="4472C4" w:themeColor="accent1"/>
    </w:rPr>
  </w:style>
  <w:style w:type="character" w:styleId="BookTitle">
    <w:name w:val="Book Title"/>
    <w:uiPriority w:val="33"/>
    <w:qFormat/>
    <w:rsid w:val="003618FB"/>
    <w:rPr>
      <w:b/>
      <w:bCs/>
      <w:i/>
      <w:iCs/>
      <w:spacing w:val="0"/>
    </w:rPr>
  </w:style>
  <w:style w:type="paragraph" w:styleId="TOC1">
    <w:name w:val="toc 1"/>
    <w:basedOn w:val="Normal"/>
    <w:next w:val="Normal"/>
    <w:autoRedefine/>
    <w:uiPriority w:val="39"/>
    <w:unhideWhenUsed/>
    <w:rsid w:val="0048721E"/>
    <w:pPr>
      <w:tabs>
        <w:tab w:val="left" w:pos="1100"/>
        <w:tab w:val="right" w:leader="dot" w:pos="9016"/>
      </w:tabs>
      <w:spacing w:after="100"/>
    </w:pPr>
  </w:style>
  <w:style w:type="character" w:styleId="Hyperlink">
    <w:name w:val="Hyperlink"/>
    <w:basedOn w:val="DefaultParagraphFont"/>
    <w:uiPriority w:val="99"/>
    <w:unhideWhenUsed/>
    <w:rsid w:val="002C6C27"/>
    <w:rPr>
      <w:color w:val="0563C1" w:themeColor="hyperlink"/>
      <w:u w:val="single"/>
    </w:rPr>
  </w:style>
  <w:style w:type="paragraph" w:styleId="TOC2">
    <w:name w:val="toc 2"/>
    <w:basedOn w:val="Normal"/>
    <w:next w:val="Normal"/>
    <w:autoRedefine/>
    <w:uiPriority w:val="39"/>
    <w:unhideWhenUsed/>
    <w:rsid w:val="00E06D47"/>
    <w:pPr>
      <w:tabs>
        <w:tab w:val="left" w:pos="1540"/>
        <w:tab w:val="right" w:leader="dot" w:pos="9016"/>
      </w:tabs>
      <w:spacing w:after="100"/>
      <w:ind w:left="200"/>
    </w:pPr>
  </w:style>
  <w:style w:type="paragraph" w:styleId="ListParagraph">
    <w:name w:val="List Paragraph"/>
    <w:basedOn w:val="Normal"/>
    <w:uiPriority w:val="34"/>
    <w:qFormat/>
    <w:rsid w:val="00A5651F"/>
    <w:pPr>
      <w:ind w:left="720"/>
      <w:contextualSpacing/>
    </w:pPr>
  </w:style>
  <w:style w:type="paragraph" w:styleId="Revision">
    <w:name w:val="Revision"/>
    <w:hidden/>
    <w:uiPriority w:val="99"/>
    <w:semiHidden/>
    <w:rsid w:val="009873F1"/>
    <w:pPr>
      <w:spacing w:before="0" w:after="0" w:line="240" w:lineRule="auto"/>
    </w:pPr>
    <w:rPr>
      <w:rFonts w:ascii="Abadi" w:hAnsi="Abadi"/>
      <w:sz w:val="22"/>
    </w:rPr>
  </w:style>
  <w:style w:type="paragraph" w:styleId="TOC3">
    <w:name w:val="toc 3"/>
    <w:basedOn w:val="Normal"/>
    <w:next w:val="Normal"/>
    <w:autoRedefine/>
    <w:uiPriority w:val="39"/>
    <w:unhideWhenUsed/>
    <w:rsid w:val="00AD1317"/>
    <w:pPr>
      <w:tabs>
        <w:tab w:val="left" w:pos="1861"/>
        <w:tab w:val="right" w:leader="dot" w:pos="9466"/>
      </w:tabs>
      <w:spacing w:after="100"/>
      <w:ind w:left="440"/>
    </w:pPr>
  </w:style>
  <w:style w:type="table" w:styleId="GridTable4-Accent5">
    <w:name w:val="Grid Table 4 Accent 5"/>
    <w:basedOn w:val="TableNormal"/>
    <w:uiPriority w:val="49"/>
    <w:rsid w:val="0001457A"/>
    <w:pPr>
      <w:spacing w:before="0" w:after="0" w:line="240" w:lineRule="auto"/>
    </w:pPr>
    <w:rPr>
      <w:rFonts w:eastAsiaTheme="minorHAnsi"/>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01457A"/>
    <w:pPr>
      <w:spacing w:after="0"/>
    </w:pPr>
  </w:style>
  <w:style w:type="character" w:styleId="FollowedHyperlink">
    <w:name w:val="FollowedHyperlink"/>
    <w:basedOn w:val="DefaultParagraphFont"/>
    <w:uiPriority w:val="99"/>
    <w:semiHidden/>
    <w:unhideWhenUsed/>
    <w:rsid w:val="0001457A"/>
    <w:rPr>
      <w:color w:val="954F72" w:themeColor="followedHyperlink"/>
      <w:u w:val="single"/>
    </w:rPr>
  </w:style>
  <w:style w:type="character" w:styleId="CommentReference">
    <w:name w:val="annotation reference"/>
    <w:basedOn w:val="DefaultParagraphFont"/>
    <w:uiPriority w:val="99"/>
    <w:semiHidden/>
    <w:unhideWhenUsed/>
    <w:rsid w:val="0001457A"/>
    <w:rPr>
      <w:sz w:val="16"/>
      <w:szCs w:val="16"/>
    </w:rPr>
  </w:style>
  <w:style w:type="paragraph" w:styleId="CommentText">
    <w:name w:val="annotation text"/>
    <w:basedOn w:val="Normal"/>
    <w:link w:val="CommentTextChar"/>
    <w:uiPriority w:val="99"/>
    <w:unhideWhenUsed/>
    <w:rsid w:val="0001457A"/>
    <w:pPr>
      <w:spacing w:line="240" w:lineRule="auto"/>
    </w:pPr>
    <w:rPr>
      <w:sz w:val="20"/>
    </w:rPr>
  </w:style>
  <w:style w:type="character" w:customStyle="1" w:styleId="CommentTextChar">
    <w:name w:val="Comment Text Char"/>
    <w:basedOn w:val="DefaultParagraphFont"/>
    <w:link w:val="CommentText"/>
    <w:uiPriority w:val="99"/>
    <w:rsid w:val="0001457A"/>
    <w:rPr>
      <w:rFonts w:asciiTheme="majorBidi" w:hAnsiTheme="majorBidi"/>
    </w:rPr>
  </w:style>
  <w:style w:type="paragraph" w:styleId="CommentSubject">
    <w:name w:val="annotation subject"/>
    <w:basedOn w:val="CommentText"/>
    <w:next w:val="CommentText"/>
    <w:link w:val="CommentSubjectChar"/>
    <w:uiPriority w:val="99"/>
    <w:semiHidden/>
    <w:unhideWhenUsed/>
    <w:rsid w:val="0001457A"/>
    <w:rPr>
      <w:b/>
      <w:bCs/>
    </w:rPr>
  </w:style>
  <w:style w:type="character" w:customStyle="1" w:styleId="CommentSubjectChar">
    <w:name w:val="Comment Subject Char"/>
    <w:basedOn w:val="CommentTextChar"/>
    <w:link w:val="CommentSubject"/>
    <w:uiPriority w:val="99"/>
    <w:semiHidden/>
    <w:rsid w:val="0001457A"/>
    <w:rPr>
      <w:rFonts w:asciiTheme="majorBidi" w:hAnsiTheme="majorBidi"/>
      <w:b/>
      <w:bCs/>
    </w:rPr>
  </w:style>
  <w:style w:type="table" w:styleId="PlainTable1">
    <w:name w:val="Plain Table 1"/>
    <w:basedOn w:val="TableNormal"/>
    <w:uiPriority w:val="41"/>
    <w:rsid w:val="00F952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A51028"/>
    <w:pPr>
      <w:spacing w:after="100"/>
      <w:ind w:left="660"/>
    </w:pPr>
  </w:style>
  <w:style w:type="paragraph" w:styleId="NormalWeb">
    <w:name w:val="Normal (Web)"/>
    <w:basedOn w:val="Normal"/>
    <w:uiPriority w:val="99"/>
    <w:semiHidden/>
    <w:unhideWhenUsed/>
    <w:rsid w:val="001C6F72"/>
    <w:pPr>
      <w:spacing w:beforeAutospacing="1" w:after="100" w:afterAutospacing="1" w:line="240" w:lineRule="auto"/>
      <w:ind w:firstLine="0"/>
      <w:jc w:val="left"/>
    </w:pPr>
    <w:rPr>
      <w:rFonts w:ascii="Times New Roman" w:eastAsia="Times New Roman" w:hAnsi="Times New Roman" w:cs="Times New Roman"/>
      <w:sz w:val="24"/>
      <w:szCs w:val="24"/>
      <w:lang w:eastAsia="fr-FR"/>
    </w:rPr>
  </w:style>
  <w:style w:type="table" w:styleId="TableGrid">
    <w:name w:val="Table Grid"/>
    <w:basedOn w:val="TableNormal"/>
    <w:uiPriority w:val="59"/>
    <w:rsid w:val="00286C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6A5DEE"/>
    <w:rPr>
      <w:rFonts w:ascii="Courier New" w:eastAsia="Times New Roman" w:hAnsi="Courier New" w:cs="Courier New"/>
      <w:sz w:val="20"/>
      <w:szCs w:val="20"/>
    </w:rPr>
  </w:style>
  <w:style w:type="character" w:customStyle="1" w:styleId="normaltextrun">
    <w:name w:val="normaltextrun"/>
    <w:basedOn w:val="DefaultParagraphFont"/>
    <w:rsid w:val="008A3A40"/>
  </w:style>
  <w:style w:type="character" w:customStyle="1" w:styleId="eop">
    <w:name w:val="eop"/>
    <w:basedOn w:val="DefaultParagraphFont"/>
    <w:rsid w:val="008A3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42829">
      <w:bodyDiv w:val="1"/>
      <w:marLeft w:val="0"/>
      <w:marRight w:val="0"/>
      <w:marTop w:val="0"/>
      <w:marBottom w:val="0"/>
      <w:divBdr>
        <w:top w:val="none" w:sz="0" w:space="0" w:color="auto"/>
        <w:left w:val="none" w:sz="0" w:space="0" w:color="auto"/>
        <w:bottom w:val="none" w:sz="0" w:space="0" w:color="auto"/>
        <w:right w:val="none" w:sz="0" w:space="0" w:color="auto"/>
      </w:divBdr>
    </w:div>
    <w:div w:id="310016497">
      <w:bodyDiv w:val="1"/>
      <w:marLeft w:val="0"/>
      <w:marRight w:val="0"/>
      <w:marTop w:val="0"/>
      <w:marBottom w:val="0"/>
      <w:divBdr>
        <w:top w:val="none" w:sz="0" w:space="0" w:color="auto"/>
        <w:left w:val="none" w:sz="0" w:space="0" w:color="auto"/>
        <w:bottom w:val="none" w:sz="0" w:space="0" w:color="auto"/>
        <w:right w:val="none" w:sz="0" w:space="0" w:color="auto"/>
      </w:divBdr>
    </w:div>
    <w:div w:id="311567726">
      <w:bodyDiv w:val="1"/>
      <w:marLeft w:val="0"/>
      <w:marRight w:val="0"/>
      <w:marTop w:val="0"/>
      <w:marBottom w:val="0"/>
      <w:divBdr>
        <w:top w:val="none" w:sz="0" w:space="0" w:color="auto"/>
        <w:left w:val="none" w:sz="0" w:space="0" w:color="auto"/>
        <w:bottom w:val="none" w:sz="0" w:space="0" w:color="auto"/>
        <w:right w:val="none" w:sz="0" w:space="0" w:color="auto"/>
      </w:divBdr>
    </w:div>
    <w:div w:id="438572890">
      <w:bodyDiv w:val="1"/>
      <w:marLeft w:val="0"/>
      <w:marRight w:val="0"/>
      <w:marTop w:val="0"/>
      <w:marBottom w:val="0"/>
      <w:divBdr>
        <w:top w:val="none" w:sz="0" w:space="0" w:color="auto"/>
        <w:left w:val="none" w:sz="0" w:space="0" w:color="auto"/>
        <w:bottom w:val="none" w:sz="0" w:space="0" w:color="auto"/>
        <w:right w:val="none" w:sz="0" w:space="0" w:color="auto"/>
      </w:divBdr>
    </w:div>
    <w:div w:id="464085014">
      <w:bodyDiv w:val="1"/>
      <w:marLeft w:val="0"/>
      <w:marRight w:val="0"/>
      <w:marTop w:val="0"/>
      <w:marBottom w:val="0"/>
      <w:divBdr>
        <w:top w:val="none" w:sz="0" w:space="0" w:color="auto"/>
        <w:left w:val="none" w:sz="0" w:space="0" w:color="auto"/>
        <w:bottom w:val="none" w:sz="0" w:space="0" w:color="auto"/>
        <w:right w:val="none" w:sz="0" w:space="0" w:color="auto"/>
      </w:divBdr>
    </w:div>
    <w:div w:id="485631363">
      <w:bodyDiv w:val="1"/>
      <w:marLeft w:val="0"/>
      <w:marRight w:val="0"/>
      <w:marTop w:val="0"/>
      <w:marBottom w:val="0"/>
      <w:divBdr>
        <w:top w:val="none" w:sz="0" w:space="0" w:color="auto"/>
        <w:left w:val="none" w:sz="0" w:space="0" w:color="auto"/>
        <w:bottom w:val="none" w:sz="0" w:space="0" w:color="auto"/>
        <w:right w:val="none" w:sz="0" w:space="0" w:color="auto"/>
      </w:divBdr>
    </w:div>
    <w:div w:id="489829308">
      <w:bodyDiv w:val="1"/>
      <w:marLeft w:val="0"/>
      <w:marRight w:val="0"/>
      <w:marTop w:val="0"/>
      <w:marBottom w:val="0"/>
      <w:divBdr>
        <w:top w:val="none" w:sz="0" w:space="0" w:color="auto"/>
        <w:left w:val="none" w:sz="0" w:space="0" w:color="auto"/>
        <w:bottom w:val="none" w:sz="0" w:space="0" w:color="auto"/>
        <w:right w:val="none" w:sz="0" w:space="0" w:color="auto"/>
      </w:divBdr>
    </w:div>
    <w:div w:id="846941903">
      <w:bodyDiv w:val="1"/>
      <w:marLeft w:val="0"/>
      <w:marRight w:val="0"/>
      <w:marTop w:val="0"/>
      <w:marBottom w:val="0"/>
      <w:divBdr>
        <w:top w:val="none" w:sz="0" w:space="0" w:color="auto"/>
        <w:left w:val="none" w:sz="0" w:space="0" w:color="auto"/>
        <w:bottom w:val="none" w:sz="0" w:space="0" w:color="auto"/>
        <w:right w:val="none" w:sz="0" w:space="0" w:color="auto"/>
      </w:divBdr>
    </w:div>
    <w:div w:id="878972679">
      <w:bodyDiv w:val="1"/>
      <w:marLeft w:val="0"/>
      <w:marRight w:val="0"/>
      <w:marTop w:val="0"/>
      <w:marBottom w:val="0"/>
      <w:divBdr>
        <w:top w:val="none" w:sz="0" w:space="0" w:color="auto"/>
        <w:left w:val="none" w:sz="0" w:space="0" w:color="auto"/>
        <w:bottom w:val="none" w:sz="0" w:space="0" w:color="auto"/>
        <w:right w:val="none" w:sz="0" w:space="0" w:color="auto"/>
      </w:divBdr>
    </w:div>
    <w:div w:id="916741847">
      <w:bodyDiv w:val="1"/>
      <w:marLeft w:val="0"/>
      <w:marRight w:val="0"/>
      <w:marTop w:val="0"/>
      <w:marBottom w:val="0"/>
      <w:divBdr>
        <w:top w:val="none" w:sz="0" w:space="0" w:color="auto"/>
        <w:left w:val="none" w:sz="0" w:space="0" w:color="auto"/>
        <w:bottom w:val="none" w:sz="0" w:space="0" w:color="auto"/>
        <w:right w:val="none" w:sz="0" w:space="0" w:color="auto"/>
      </w:divBdr>
    </w:div>
    <w:div w:id="920136532">
      <w:bodyDiv w:val="1"/>
      <w:marLeft w:val="0"/>
      <w:marRight w:val="0"/>
      <w:marTop w:val="0"/>
      <w:marBottom w:val="0"/>
      <w:divBdr>
        <w:top w:val="none" w:sz="0" w:space="0" w:color="auto"/>
        <w:left w:val="none" w:sz="0" w:space="0" w:color="auto"/>
        <w:bottom w:val="none" w:sz="0" w:space="0" w:color="auto"/>
        <w:right w:val="none" w:sz="0" w:space="0" w:color="auto"/>
      </w:divBdr>
    </w:div>
    <w:div w:id="954680250">
      <w:bodyDiv w:val="1"/>
      <w:marLeft w:val="0"/>
      <w:marRight w:val="0"/>
      <w:marTop w:val="0"/>
      <w:marBottom w:val="0"/>
      <w:divBdr>
        <w:top w:val="none" w:sz="0" w:space="0" w:color="auto"/>
        <w:left w:val="none" w:sz="0" w:space="0" w:color="auto"/>
        <w:bottom w:val="none" w:sz="0" w:space="0" w:color="auto"/>
        <w:right w:val="none" w:sz="0" w:space="0" w:color="auto"/>
      </w:divBdr>
    </w:div>
    <w:div w:id="1023284025">
      <w:bodyDiv w:val="1"/>
      <w:marLeft w:val="0"/>
      <w:marRight w:val="0"/>
      <w:marTop w:val="0"/>
      <w:marBottom w:val="0"/>
      <w:divBdr>
        <w:top w:val="none" w:sz="0" w:space="0" w:color="auto"/>
        <w:left w:val="none" w:sz="0" w:space="0" w:color="auto"/>
        <w:bottom w:val="none" w:sz="0" w:space="0" w:color="auto"/>
        <w:right w:val="none" w:sz="0" w:space="0" w:color="auto"/>
      </w:divBdr>
    </w:div>
    <w:div w:id="1200974339">
      <w:bodyDiv w:val="1"/>
      <w:marLeft w:val="0"/>
      <w:marRight w:val="0"/>
      <w:marTop w:val="0"/>
      <w:marBottom w:val="0"/>
      <w:divBdr>
        <w:top w:val="none" w:sz="0" w:space="0" w:color="auto"/>
        <w:left w:val="none" w:sz="0" w:space="0" w:color="auto"/>
        <w:bottom w:val="none" w:sz="0" w:space="0" w:color="auto"/>
        <w:right w:val="none" w:sz="0" w:space="0" w:color="auto"/>
      </w:divBdr>
    </w:div>
    <w:div w:id="1376812519">
      <w:bodyDiv w:val="1"/>
      <w:marLeft w:val="0"/>
      <w:marRight w:val="0"/>
      <w:marTop w:val="0"/>
      <w:marBottom w:val="0"/>
      <w:divBdr>
        <w:top w:val="none" w:sz="0" w:space="0" w:color="auto"/>
        <w:left w:val="none" w:sz="0" w:space="0" w:color="auto"/>
        <w:bottom w:val="none" w:sz="0" w:space="0" w:color="auto"/>
        <w:right w:val="none" w:sz="0" w:space="0" w:color="auto"/>
      </w:divBdr>
    </w:div>
    <w:div w:id="1443766204">
      <w:bodyDiv w:val="1"/>
      <w:marLeft w:val="0"/>
      <w:marRight w:val="0"/>
      <w:marTop w:val="0"/>
      <w:marBottom w:val="0"/>
      <w:divBdr>
        <w:top w:val="none" w:sz="0" w:space="0" w:color="auto"/>
        <w:left w:val="none" w:sz="0" w:space="0" w:color="auto"/>
        <w:bottom w:val="none" w:sz="0" w:space="0" w:color="auto"/>
        <w:right w:val="none" w:sz="0" w:space="0" w:color="auto"/>
      </w:divBdr>
    </w:div>
    <w:div w:id="1497527808">
      <w:bodyDiv w:val="1"/>
      <w:marLeft w:val="0"/>
      <w:marRight w:val="0"/>
      <w:marTop w:val="0"/>
      <w:marBottom w:val="0"/>
      <w:divBdr>
        <w:top w:val="none" w:sz="0" w:space="0" w:color="auto"/>
        <w:left w:val="none" w:sz="0" w:space="0" w:color="auto"/>
        <w:bottom w:val="none" w:sz="0" w:space="0" w:color="auto"/>
        <w:right w:val="none" w:sz="0" w:space="0" w:color="auto"/>
      </w:divBdr>
    </w:div>
    <w:div w:id="1516848945">
      <w:bodyDiv w:val="1"/>
      <w:marLeft w:val="0"/>
      <w:marRight w:val="0"/>
      <w:marTop w:val="0"/>
      <w:marBottom w:val="0"/>
      <w:divBdr>
        <w:top w:val="none" w:sz="0" w:space="0" w:color="auto"/>
        <w:left w:val="none" w:sz="0" w:space="0" w:color="auto"/>
        <w:bottom w:val="none" w:sz="0" w:space="0" w:color="auto"/>
        <w:right w:val="none" w:sz="0" w:space="0" w:color="auto"/>
      </w:divBdr>
    </w:div>
    <w:div w:id="1562063310">
      <w:bodyDiv w:val="1"/>
      <w:marLeft w:val="0"/>
      <w:marRight w:val="0"/>
      <w:marTop w:val="0"/>
      <w:marBottom w:val="0"/>
      <w:divBdr>
        <w:top w:val="none" w:sz="0" w:space="0" w:color="auto"/>
        <w:left w:val="none" w:sz="0" w:space="0" w:color="auto"/>
        <w:bottom w:val="none" w:sz="0" w:space="0" w:color="auto"/>
        <w:right w:val="none" w:sz="0" w:space="0" w:color="auto"/>
      </w:divBdr>
    </w:div>
    <w:div w:id="1565263615">
      <w:bodyDiv w:val="1"/>
      <w:marLeft w:val="0"/>
      <w:marRight w:val="0"/>
      <w:marTop w:val="0"/>
      <w:marBottom w:val="0"/>
      <w:divBdr>
        <w:top w:val="none" w:sz="0" w:space="0" w:color="auto"/>
        <w:left w:val="none" w:sz="0" w:space="0" w:color="auto"/>
        <w:bottom w:val="none" w:sz="0" w:space="0" w:color="auto"/>
        <w:right w:val="none" w:sz="0" w:space="0" w:color="auto"/>
      </w:divBdr>
      <w:divsChild>
        <w:div w:id="1937203426">
          <w:marLeft w:val="0"/>
          <w:marRight w:val="0"/>
          <w:marTop w:val="0"/>
          <w:marBottom w:val="0"/>
          <w:divBdr>
            <w:top w:val="single" w:sz="2" w:space="0" w:color="D9D9E3"/>
            <w:left w:val="single" w:sz="2" w:space="0" w:color="D9D9E3"/>
            <w:bottom w:val="single" w:sz="2" w:space="0" w:color="D9D9E3"/>
            <w:right w:val="single" w:sz="2" w:space="0" w:color="D9D9E3"/>
          </w:divBdr>
          <w:divsChild>
            <w:div w:id="1820072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3322223">
      <w:bodyDiv w:val="1"/>
      <w:marLeft w:val="0"/>
      <w:marRight w:val="0"/>
      <w:marTop w:val="0"/>
      <w:marBottom w:val="0"/>
      <w:divBdr>
        <w:top w:val="none" w:sz="0" w:space="0" w:color="auto"/>
        <w:left w:val="none" w:sz="0" w:space="0" w:color="auto"/>
        <w:bottom w:val="none" w:sz="0" w:space="0" w:color="auto"/>
        <w:right w:val="none" w:sz="0" w:space="0" w:color="auto"/>
      </w:divBdr>
    </w:div>
    <w:div w:id="1731029118">
      <w:bodyDiv w:val="1"/>
      <w:marLeft w:val="0"/>
      <w:marRight w:val="0"/>
      <w:marTop w:val="0"/>
      <w:marBottom w:val="0"/>
      <w:divBdr>
        <w:top w:val="none" w:sz="0" w:space="0" w:color="auto"/>
        <w:left w:val="none" w:sz="0" w:space="0" w:color="auto"/>
        <w:bottom w:val="none" w:sz="0" w:space="0" w:color="auto"/>
        <w:right w:val="none" w:sz="0" w:space="0" w:color="auto"/>
      </w:divBdr>
    </w:div>
    <w:div w:id="1886796644">
      <w:bodyDiv w:val="1"/>
      <w:marLeft w:val="0"/>
      <w:marRight w:val="0"/>
      <w:marTop w:val="0"/>
      <w:marBottom w:val="0"/>
      <w:divBdr>
        <w:top w:val="none" w:sz="0" w:space="0" w:color="auto"/>
        <w:left w:val="none" w:sz="0" w:space="0" w:color="auto"/>
        <w:bottom w:val="none" w:sz="0" w:space="0" w:color="auto"/>
        <w:right w:val="none" w:sz="0" w:space="0" w:color="auto"/>
      </w:divBdr>
    </w:div>
    <w:div w:id="198037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E3EF0B7BC1242C2AAC99BA457B5C635"/>
        <w:category>
          <w:name w:val="Général"/>
          <w:gallery w:val="placeholder"/>
        </w:category>
        <w:types>
          <w:type w:val="bbPlcHdr"/>
        </w:types>
        <w:behaviors>
          <w:behavior w:val="content"/>
        </w:behaviors>
        <w:guid w:val="{79DA2D38-CF5F-4AEA-BBC6-56862A092F93}"/>
      </w:docPartPr>
      <w:docPartBody>
        <w:p w:rsidR="003A4E9E" w:rsidRDefault="00940796">
          <w:pPr>
            <w:pStyle w:val="BE3EF0B7BC1242C2AAC99BA457B5C635"/>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0D5"/>
    <w:rsid w:val="0016328B"/>
    <w:rsid w:val="003A4E9E"/>
    <w:rsid w:val="005C4F08"/>
    <w:rsid w:val="00762BAF"/>
    <w:rsid w:val="007E434C"/>
    <w:rsid w:val="00940796"/>
    <w:rsid w:val="00AB60D5"/>
    <w:rsid w:val="00BA6A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Pr>
      <w:color w:val="808080"/>
    </w:rPr>
  </w:style>
  <w:style w:type="paragraph" w:customStyle="1" w:styleId="BE3EF0B7BC1242C2AAC99BA457B5C635">
    <w:name w:val="BE3EF0B7BC1242C2AAC99BA457B5C635"/>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FB84E43437C64292BA9FC42FD9EC83" ma:contentTypeVersion="4" ma:contentTypeDescription="Crée un document." ma:contentTypeScope="" ma:versionID="9acebda973507359c6109845f3540b87">
  <xsd:schema xmlns:xsd="http://www.w3.org/2001/XMLSchema" xmlns:xs="http://www.w3.org/2001/XMLSchema" xmlns:p="http://schemas.microsoft.com/office/2006/metadata/properties" xmlns:ns2="f9d1d414-4db6-47a6-a545-c4a53a4bc917" targetNamespace="http://schemas.microsoft.com/office/2006/metadata/properties" ma:root="true" ma:fieldsID="d04b19180a0eaeeb2e751a08d09eed60" ns2:_="">
    <xsd:import namespace="f9d1d414-4db6-47a6-a545-c4a53a4bc9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d1d414-4db6-47a6-a545-c4a53a4bc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70A604-27DB-4F01-A153-EB987B1ADF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d1d414-4db6-47a6-a545-c4a53a4bc9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EF41DD-CB42-4149-815E-B56414EA19FC}">
  <ds:schemaRefs>
    <ds:schemaRef ds:uri="http://schemas.microsoft.com/sharepoint/v3/contenttype/forms"/>
  </ds:schemaRefs>
</ds:datastoreItem>
</file>

<file path=customXml/itemProps4.xml><?xml version="1.0" encoding="utf-8"?>
<ds:datastoreItem xmlns:ds="http://schemas.openxmlformats.org/officeDocument/2006/customXml" ds:itemID="{C897C7DC-7FF3-49B2-ACA6-A658FF9999D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3A733C1-DF15-4B1C-84A3-391DBE72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15</Pages>
  <Words>2807</Words>
  <Characters>16002</Characters>
  <Application>Microsoft Office Word</Application>
  <DocSecurity>0</DocSecurity>
  <Lines>133</Lines>
  <Paragraphs>37</Paragraphs>
  <ScaleCrop>false</ScaleCrop>
  <Company>PROJET ANIMUS EXTENDUS</Company>
  <LinksUpToDate>false</LinksUpToDate>
  <CharactersWithSpaces>18772</CharactersWithSpaces>
  <SharedDoc>false</SharedDoc>
  <HLinks>
    <vt:vector size="210" baseType="variant">
      <vt:variant>
        <vt:i4>1900602</vt:i4>
      </vt:variant>
      <vt:variant>
        <vt:i4>206</vt:i4>
      </vt:variant>
      <vt:variant>
        <vt:i4>0</vt:i4>
      </vt:variant>
      <vt:variant>
        <vt:i4>5</vt:i4>
      </vt:variant>
      <vt:variant>
        <vt:lpwstr/>
      </vt:variant>
      <vt:variant>
        <vt:lpwstr>_Toc153880075</vt:lpwstr>
      </vt:variant>
      <vt:variant>
        <vt:i4>1900602</vt:i4>
      </vt:variant>
      <vt:variant>
        <vt:i4>200</vt:i4>
      </vt:variant>
      <vt:variant>
        <vt:i4>0</vt:i4>
      </vt:variant>
      <vt:variant>
        <vt:i4>5</vt:i4>
      </vt:variant>
      <vt:variant>
        <vt:lpwstr/>
      </vt:variant>
      <vt:variant>
        <vt:lpwstr>_Toc153880074</vt:lpwstr>
      </vt:variant>
      <vt:variant>
        <vt:i4>1900602</vt:i4>
      </vt:variant>
      <vt:variant>
        <vt:i4>194</vt:i4>
      </vt:variant>
      <vt:variant>
        <vt:i4>0</vt:i4>
      </vt:variant>
      <vt:variant>
        <vt:i4>5</vt:i4>
      </vt:variant>
      <vt:variant>
        <vt:lpwstr/>
      </vt:variant>
      <vt:variant>
        <vt:lpwstr>_Toc153880072</vt:lpwstr>
      </vt:variant>
      <vt:variant>
        <vt:i4>1900602</vt:i4>
      </vt:variant>
      <vt:variant>
        <vt:i4>188</vt:i4>
      </vt:variant>
      <vt:variant>
        <vt:i4>0</vt:i4>
      </vt:variant>
      <vt:variant>
        <vt:i4>5</vt:i4>
      </vt:variant>
      <vt:variant>
        <vt:lpwstr/>
      </vt:variant>
      <vt:variant>
        <vt:lpwstr>_Toc153880071</vt:lpwstr>
      </vt:variant>
      <vt:variant>
        <vt:i4>1900602</vt:i4>
      </vt:variant>
      <vt:variant>
        <vt:i4>182</vt:i4>
      </vt:variant>
      <vt:variant>
        <vt:i4>0</vt:i4>
      </vt:variant>
      <vt:variant>
        <vt:i4>5</vt:i4>
      </vt:variant>
      <vt:variant>
        <vt:lpwstr/>
      </vt:variant>
      <vt:variant>
        <vt:lpwstr>_Toc153880070</vt:lpwstr>
      </vt:variant>
      <vt:variant>
        <vt:i4>1835066</vt:i4>
      </vt:variant>
      <vt:variant>
        <vt:i4>176</vt:i4>
      </vt:variant>
      <vt:variant>
        <vt:i4>0</vt:i4>
      </vt:variant>
      <vt:variant>
        <vt:i4>5</vt:i4>
      </vt:variant>
      <vt:variant>
        <vt:lpwstr/>
      </vt:variant>
      <vt:variant>
        <vt:lpwstr>_Toc153880069</vt:lpwstr>
      </vt:variant>
      <vt:variant>
        <vt:i4>1835066</vt:i4>
      </vt:variant>
      <vt:variant>
        <vt:i4>170</vt:i4>
      </vt:variant>
      <vt:variant>
        <vt:i4>0</vt:i4>
      </vt:variant>
      <vt:variant>
        <vt:i4>5</vt:i4>
      </vt:variant>
      <vt:variant>
        <vt:lpwstr/>
      </vt:variant>
      <vt:variant>
        <vt:lpwstr>_Toc153880068</vt:lpwstr>
      </vt:variant>
      <vt:variant>
        <vt:i4>1835066</vt:i4>
      </vt:variant>
      <vt:variant>
        <vt:i4>164</vt:i4>
      </vt:variant>
      <vt:variant>
        <vt:i4>0</vt:i4>
      </vt:variant>
      <vt:variant>
        <vt:i4>5</vt:i4>
      </vt:variant>
      <vt:variant>
        <vt:lpwstr/>
      </vt:variant>
      <vt:variant>
        <vt:lpwstr>_Toc153880067</vt:lpwstr>
      </vt:variant>
      <vt:variant>
        <vt:i4>1835066</vt:i4>
      </vt:variant>
      <vt:variant>
        <vt:i4>158</vt:i4>
      </vt:variant>
      <vt:variant>
        <vt:i4>0</vt:i4>
      </vt:variant>
      <vt:variant>
        <vt:i4>5</vt:i4>
      </vt:variant>
      <vt:variant>
        <vt:lpwstr/>
      </vt:variant>
      <vt:variant>
        <vt:lpwstr>_Toc153880066</vt:lpwstr>
      </vt:variant>
      <vt:variant>
        <vt:i4>1835066</vt:i4>
      </vt:variant>
      <vt:variant>
        <vt:i4>152</vt:i4>
      </vt:variant>
      <vt:variant>
        <vt:i4>0</vt:i4>
      </vt:variant>
      <vt:variant>
        <vt:i4>5</vt:i4>
      </vt:variant>
      <vt:variant>
        <vt:lpwstr/>
      </vt:variant>
      <vt:variant>
        <vt:lpwstr>_Toc153880065</vt:lpwstr>
      </vt:variant>
      <vt:variant>
        <vt:i4>1835066</vt:i4>
      </vt:variant>
      <vt:variant>
        <vt:i4>146</vt:i4>
      </vt:variant>
      <vt:variant>
        <vt:i4>0</vt:i4>
      </vt:variant>
      <vt:variant>
        <vt:i4>5</vt:i4>
      </vt:variant>
      <vt:variant>
        <vt:lpwstr/>
      </vt:variant>
      <vt:variant>
        <vt:lpwstr>_Toc153880064</vt:lpwstr>
      </vt:variant>
      <vt:variant>
        <vt:i4>1835066</vt:i4>
      </vt:variant>
      <vt:variant>
        <vt:i4>140</vt:i4>
      </vt:variant>
      <vt:variant>
        <vt:i4>0</vt:i4>
      </vt:variant>
      <vt:variant>
        <vt:i4>5</vt:i4>
      </vt:variant>
      <vt:variant>
        <vt:lpwstr/>
      </vt:variant>
      <vt:variant>
        <vt:lpwstr>_Toc153880063</vt:lpwstr>
      </vt:variant>
      <vt:variant>
        <vt:i4>1835066</vt:i4>
      </vt:variant>
      <vt:variant>
        <vt:i4>134</vt:i4>
      </vt:variant>
      <vt:variant>
        <vt:i4>0</vt:i4>
      </vt:variant>
      <vt:variant>
        <vt:i4>5</vt:i4>
      </vt:variant>
      <vt:variant>
        <vt:lpwstr/>
      </vt:variant>
      <vt:variant>
        <vt:lpwstr>_Toc153880062</vt:lpwstr>
      </vt:variant>
      <vt:variant>
        <vt:i4>1835066</vt:i4>
      </vt:variant>
      <vt:variant>
        <vt:i4>128</vt:i4>
      </vt:variant>
      <vt:variant>
        <vt:i4>0</vt:i4>
      </vt:variant>
      <vt:variant>
        <vt:i4>5</vt:i4>
      </vt:variant>
      <vt:variant>
        <vt:lpwstr/>
      </vt:variant>
      <vt:variant>
        <vt:lpwstr>_Toc153880061</vt:lpwstr>
      </vt:variant>
      <vt:variant>
        <vt:i4>1835066</vt:i4>
      </vt:variant>
      <vt:variant>
        <vt:i4>122</vt:i4>
      </vt:variant>
      <vt:variant>
        <vt:i4>0</vt:i4>
      </vt:variant>
      <vt:variant>
        <vt:i4>5</vt:i4>
      </vt:variant>
      <vt:variant>
        <vt:lpwstr/>
      </vt:variant>
      <vt:variant>
        <vt:lpwstr>_Toc153880060</vt:lpwstr>
      </vt:variant>
      <vt:variant>
        <vt:i4>2031674</vt:i4>
      </vt:variant>
      <vt:variant>
        <vt:i4>116</vt:i4>
      </vt:variant>
      <vt:variant>
        <vt:i4>0</vt:i4>
      </vt:variant>
      <vt:variant>
        <vt:i4>5</vt:i4>
      </vt:variant>
      <vt:variant>
        <vt:lpwstr/>
      </vt:variant>
      <vt:variant>
        <vt:lpwstr>_Toc153880059</vt:lpwstr>
      </vt:variant>
      <vt:variant>
        <vt:i4>2031674</vt:i4>
      </vt:variant>
      <vt:variant>
        <vt:i4>110</vt:i4>
      </vt:variant>
      <vt:variant>
        <vt:i4>0</vt:i4>
      </vt:variant>
      <vt:variant>
        <vt:i4>5</vt:i4>
      </vt:variant>
      <vt:variant>
        <vt:lpwstr/>
      </vt:variant>
      <vt:variant>
        <vt:lpwstr>_Toc153880058</vt:lpwstr>
      </vt:variant>
      <vt:variant>
        <vt:i4>2031674</vt:i4>
      </vt:variant>
      <vt:variant>
        <vt:i4>104</vt:i4>
      </vt:variant>
      <vt:variant>
        <vt:i4>0</vt:i4>
      </vt:variant>
      <vt:variant>
        <vt:i4>5</vt:i4>
      </vt:variant>
      <vt:variant>
        <vt:lpwstr/>
      </vt:variant>
      <vt:variant>
        <vt:lpwstr>_Toc153880057</vt:lpwstr>
      </vt:variant>
      <vt:variant>
        <vt:i4>2031674</vt:i4>
      </vt:variant>
      <vt:variant>
        <vt:i4>98</vt:i4>
      </vt:variant>
      <vt:variant>
        <vt:i4>0</vt:i4>
      </vt:variant>
      <vt:variant>
        <vt:i4>5</vt:i4>
      </vt:variant>
      <vt:variant>
        <vt:lpwstr/>
      </vt:variant>
      <vt:variant>
        <vt:lpwstr>_Toc153880056</vt:lpwstr>
      </vt:variant>
      <vt:variant>
        <vt:i4>2031674</vt:i4>
      </vt:variant>
      <vt:variant>
        <vt:i4>92</vt:i4>
      </vt:variant>
      <vt:variant>
        <vt:i4>0</vt:i4>
      </vt:variant>
      <vt:variant>
        <vt:i4>5</vt:i4>
      </vt:variant>
      <vt:variant>
        <vt:lpwstr/>
      </vt:variant>
      <vt:variant>
        <vt:lpwstr>_Toc153880055</vt:lpwstr>
      </vt:variant>
      <vt:variant>
        <vt:i4>2031674</vt:i4>
      </vt:variant>
      <vt:variant>
        <vt:i4>86</vt:i4>
      </vt:variant>
      <vt:variant>
        <vt:i4>0</vt:i4>
      </vt:variant>
      <vt:variant>
        <vt:i4>5</vt:i4>
      </vt:variant>
      <vt:variant>
        <vt:lpwstr/>
      </vt:variant>
      <vt:variant>
        <vt:lpwstr>_Toc153880054</vt:lpwstr>
      </vt:variant>
      <vt:variant>
        <vt:i4>2031674</vt:i4>
      </vt:variant>
      <vt:variant>
        <vt:i4>80</vt:i4>
      </vt:variant>
      <vt:variant>
        <vt:i4>0</vt:i4>
      </vt:variant>
      <vt:variant>
        <vt:i4>5</vt:i4>
      </vt:variant>
      <vt:variant>
        <vt:lpwstr/>
      </vt:variant>
      <vt:variant>
        <vt:lpwstr>_Toc153880053</vt:lpwstr>
      </vt:variant>
      <vt:variant>
        <vt:i4>2031674</vt:i4>
      </vt:variant>
      <vt:variant>
        <vt:i4>74</vt:i4>
      </vt:variant>
      <vt:variant>
        <vt:i4>0</vt:i4>
      </vt:variant>
      <vt:variant>
        <vt:i4>5</vt:i4>
      </vt:variant>
      <vt:variant>
        <vt:lpwstr/>
      </vt:variant>
      <vt:variant>
        <vt:lpwstr>_Toc153880052</vt:lpwstr>
      </vt:variant>
      <vt:variant>
        <vt:i4>2031674</vt:i4>
      </vt:variant>
      <vt:variant>
        <vt:i4>68</vt:i4>
      </vt:variant>
      <vt:variant>
        <vt:i4>0</vt:i4>
      </vt:variant>
      <vt:variant>
        <vt:i4>5</vt:i4>
      </vt:variant>
      <vt:variant>
        <vt:lpwstr/>
      </vt:variant>
      <vt:variant>
        <vt:lpwstr>_Toc153880051</vt:lpwstr>
      </vt:variant>
      <vt:variant>
        <vt:i4>2031674</vt:i4>
      </vt:variant>
      <vt:variant>
        <vt:i4>62</vt:i4>
      </vt:variant>
      <vt:variant>
        <vt:i4>0</vt:i4>
      </vt:variant>
      <vt:variant>
        <vt:i4>5</vt:i4>
      </vt:variant>
      <vt:variant>
        <vt:lpwstr/>
      </vt:variant>
      <vt:variant>
        <vt:lpwstr>_Toc153880050</vt:lpwstr>
      </vt:variant>
      <vt:variant>
        <vt:i4>1966138</vt:i4>
      </vt:variant>
      <vt:variant>
        <vt:i4>56</vt:i4>
      </vt:variant>
      <vt:variant>
        <vt:i4>0</vt:i4>
      </vt:variant>
      <vt:variant>
        <vt:i4>5</vt:i4>
      </vt:variant>
      <vt:variant>
        <vt:lpwstr/>
      </vt:variant>
      <vt:variant>
        <vt:lpwstr>_Toc153880049</vt:lpwstr>
      </vt:variant>
      <vt:variant>
        <vt:i4>1966138</vt:i4>
      </vt:variant>
      <vt:variant>
        <vt:i4>50</vt:i4>
      </vt:variant>
      <vt:variant>
        <vt:i4>0</vt:i4>
      </vt:variant>
      <vt:variant>
        <vt:i4>5</vt:i4>
      </vt:variant>
      <vt:variant>
        <vt:lpwstr/>
      </vt:variant>
      <vt:variant>
        <vt:lpwstr>_Toc153880048</vt:lpwstr>
      </vt:variant>
      <vt:variant>
        <vt:i4>1966138</vt:i4>
      </vt:variant>
      <vt:variant>
        <vt:i4>44</vt:i4>
      </vt:variant>
      <vt:variant>
        <vt:i4>0</vt:i4>
      </vt:variant>
      <vt:variant>
        <vt:i4>5</vt:i4>
      </vt:variant>
      <vt:variant>
        <vt:lpwstr/>
      </vt:variant>
      <vt:variant>
        <vt:lpwstr>_Toc153880047</vt:lpwstr>
      </vt:variant>
      <vt:variant>
        <vt:i4>1966138</vt:i4>
      </vt:variant>
      <vt:variant>
        <vt:i4>38</vt:i4>
      </vt:variant>
      <vt:variant>
        <vt:i4>0</vt:i4>
      </vt:variant>
      <vt:variant>
        <vt:i4>5</vt:i4>
      </vt:variant>
      <vt:variant>
        <vt:lpwstr/>
      </vt:variant>
      <vt:variant>
        <vt:lpwstr>_Toc153880046</vt:lpwstr>
      </vt:variant>
      <vt:variant>
        <vt:i4>1966138</vt:i4>
      </vt:variant>
      <vt:variant>
        <vt:i4>32</vt:i4>
      </vt:variant>
      <vt:variant>
        <vt:i4>0</vt:i4>
      </vt:variant>
      <vt:variant>
        <vt:i4>5</vt:i4>
      </vt:variant>
      <vt:variant>
        <vt:lpwstr/>
      </vt:variant>
      <vt:variant>
        <vt:lpwstr>_Toc153880045</vt:lpwstr>
      </vt:variant>
      <vt:variant>
        <vt:i4>1966138</vt:i4>
      </vt:variant>
      <vt:variant>
        <vt:i4>26</vt:i4>
      </vt:variant>
      <vt:variant>
        <vt:i4>0</vt:i4>
      </vt:variant>
      <vt:variant>
        <vt:i4>5</vt:i4>
      </vt:variant>
      <vt:variant>
        <vt:lpwstr/>
      </vt:variant>
      <vt:variant>
        <vt:lpwstr>_Toc153880044</vt:lpwstr>
      </vt:variant>
      <vt:variant>
        <vt:i4>1966138</vt:i4>
      </vt:variant>
      <vt:variant>
        <vt:i4>20</vt:i4>
      </vt:variant>
      <vt:variant>
        <vt:i4>0</vt:i4>
      </vt:variant>
      <vt:variant>
        <vt:i4>5</vt:i4>
      </vt:variant>
      <vt:variant>
        <vt:lpwstr/>
      </vt:variant>
      <vt:variant>
        <vt:lpwstr>_Toc153880043</vt:lpwstr>
      </vt:variant>
      <vt:variant>
        <vt:i4>1966138</vt:i4>
      </vt:variant>
      <vt:variant>
        <vt:i4>14</vt:i4>
      </vt:variant>
      <vt:variant>
        <vt:i4>0</vt:i4>
      </vt:variant>
      <vt:variant>
        <vt:i4>5</vt:i4>
      </vt:variant>
      <vt:variant>
        <vt:lpwstr/>
      </vt:variant>
      <vt:variant>
        <vt:lpwstr>_Toc153880042</vt:lpwstr>
      </vt:variant>
      <vt:variant>
        <vt:i4>1966138</vt:i4>
      </vt:variant>
      <vt:variant>
        <vt:i4>8</vt:i4>
      </vt:variant>
      <vt:variant>
        <vt:i4>0</vt:i4>
      </vt:variant>
      <vt:variant>
        <vt:i4>5</vt:i4>
      </vt:variant>
      <vt:variant>
        <vt:lpwstr/>
      </vt:variant>
      <vt:variant>
        <vt:lpwstr>_Toc153880041</vt:lpwstr>
      </vt:variant>
      <vt:variant>
        <vt:i4>1966138</vt:i4>
      </vt:variant>
      <vt:variant>
        <vt:i4>2</vt:i4>
      </vt:variant>
      <vt:variant>
        <vt:i4>0</vt:i4>
      </vt:variant>
      <vt:variant>
        <vt:i4>5</vt:i4>
      </vt:variant>
      <vt:variant>
        <vt:lpwstr/>
      </vt:variant>
      <vt:variant>
        <vt:lpwstr>_Toc153880040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Administration du système d’informationsqdqsdqs Livrable 1</dc:title>
  <dc:subject/>
  <dc:creator>MEHMETI Faïk, MAMHOUD Charif, ISMAIL Saman, MACHKOUR Jad</dc:creator>
  <cp:keywords/>
  <dc:description/>
  <cp:lastModifiedBy>MAHMOUD CHARIF</cp:lastModifiedBy>
  <cp:revision>201</cp:revision>
  <cp:lastPrinted>2023-12-19T20:08:00Z</cp:lastPrinted>
  <dcterms:created xsi:type="dcterms:W3CDTF">2023-12-10T22:10:00Z</dcterms:created>
  <dcterms:modified xsi:type="dcterms:W3CDTF">2025-02-12T13:00:00Z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0x010100D4FB84E43437C64292BA9FC42FD9EC83</vt:lpwstr>
  </property>
</Properties>
</file>